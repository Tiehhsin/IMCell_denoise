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Pr>
      <w:r>
        <w:t>一种基于统计学方法对多通道质谱图像进行降噪和归一化的方法</w:t>
      </w:r>
    </w:p>
    <w:p>
      <w:pPr>
        <w:jc w:val="center"/>
      </w:pPr>
      <w:r>
        <w:rPr>
          <w:rFonts w:hint="eastAsia"/>
        </w:rPr>
        <w:t>肖旭，苏乃斐，杨文娴，俞容山</w:t>
      </w:r>
    </w:p>
    <w:p>
      <w:pPr>
        <w:pStyle w:val="2"/>
        <w:rPr>
          <w:sz w:val="28"/>
          <w:szCs w:val="28"/>
        </w:rPr>
      </w:pPr>
      <w:r>
        <w:rPr>
          <w:rFonts w:hint="eastAsia"/>
          <w:sz w:val="28"/>
          <w:szCs w:val="28"/>
        </w:rPr>
        <w:t>摘要</w:t>
      </w:r>
    </w:p>
    <w:p>
      <w:pPr>
        <w:ind w:firstLine="420"/>
      </w:pPr>
      <w:r>
        <w:t>本文提出了一种基于细胞内图像强度统计分布的方法对</w:t>
      </w:r>
      <w:r>
        <w:rPr>
          <w:rFonts w:hint="eastAsia"/>
        </w:rPr>
        <w:t>I</w:t>
      </w:r>
      <w:r>
        <w:t>MC多通道图像进行降噪</w:t>
      </w:r>
      <w:r>
        <w:rPr>
          <w:rFonts w:hint="eastAsia"/>
        </w:rPr>
        <w:t>的方法。本方法可以与现有的</w:t>
      </w:r>
      <w:r>
        <w:t>IMC</w:t>
      </w:r>
      <w:r>
        <w:rPr>
          <w:rFonts w:hint="eastAsia"/>
        </w:rPr>
        <w:t>图像单细胞分割方法联合使用，对采用不同蛋白标志物、不同实验室的不同仪器所产生的I</w:t>
      </w:r>
      <w:r>
        <w:t>MC</w:t>
      </w:r>
      <w:r>
        <w:rPr>
          <w:rFonts w:hint="eastAsia"/>
        </w:rPr>
        <w:t>数据集均适用，有强泛化能力。经过降噪处理的I</w:t>
      </w:r>
      <w:r>
        <w:t>MC</w:t>
      </w:r>
      <w:r>
        <w:rPr>
          <w:rFonts w:hint="eastAsia"/>
        </w:rPr>
        <w:t>图像在进行下游分析后，能提供更加精准的单细胞分析结果，帮助I</w:t>
      </w:r>
      <w:r>
        <w:t>MC</w:t>
      </w:r>
      <w:r>
        <w:rPr>
          <w:rFonts w:hint="eastAsia"/>
        </w:rPr>
        <w:t>图像成为临床研究的利器。</w:t>
      </w:r>
    </w:p>
    <w:p>
      <w:pPr>
        <w:pStyle w:val="2"/>
        <w:rPr>
          <w:sz w:val="28"/>
          <w:szCs w:val="28"/>
        </w:rPr>
      </w:pPr>
      <w:r>
        <w:rPr>
          <w:rFonts w:hint="eastAsia"/>
          <w:sz w:val="28"/>
          <w:szCs w:val="28"/>
        </w:rPr>
        <w:t>关键词</w:t>
      </w:r>
    </w:p>
    <w:p>
      <w:r>
        <w:rPr>
          <w:rFonts w:hint="eastAsia"/>
        </w:rPr>
        <w:t xml:space="preserve"> </w:t>
      </w:r>
      <w:r>
        <w:t xml:space="preserve">   质谱成像细胞分析技术</w:t>
      </w:r>
      <w:r>
        <w:rPr>
          <w:rFonts w:hint="eastAsia"/>
        </w:rPr>
        <w:t>，降噪，归一化，中值滤波</w:t>
      </w:r>
    </w:p>
    <w:p>
      <w:pPr>
        <w:pStyle w:val="2"/>
        <w:rPr>
          <w:sz w:val="28"/>
          <w:szCs w:val="28"/>
        </w:rPr>
      </w:pPr>
      <w:r>
        <w:rPr>
          <w:rFonts w:hint="eastAsia"/>
          <w:sz w:val="28"/>
          <w:szCs w:val="28"/>
        </w:rPr>
        <w:t>背景知识</w:t>
      </w:r>
    </w:p>
    <w:p>
      <w:r>
        <w:tab/>
      </w:r>
      <w:r>
        <w:rPr>
          <w:rFonts w:hint="eastAsia"/>
        </w:rPr>
        <w:t>质谱成像细胞分析技术（I</w:t>
      </w:r>
      <w:r>
        <w:t>maging Mass Cytometry, IMC</w:t>
      </w:r>
      <w:r>
        <w:rPr>
          <w:rFonts w:hint="eastAsia"/>
        </w:rPr>
        <w:t>）是一种新型的多重分子成像方法，它是一种结合质谱分析和影像可视化的分子成像技术，使用激光消融来产生粒子后，使粒子通过惰性气流携带到质谱仪进行检测，可以在一个组织切片中同时测量多个蛋白标记物，提供组织切片的分子结构及其空间域信息。质谱成像技术作为分子成像和质谱领域的热点技术，近年来受到高度关注，并迅速发展成用于分析组织切片的重要工具。它能够检测基因、蛋白质以及药物等小分子在生物体内的分布特征及其含量的变化信息，提供生物体不同生理及病理过程中分子的变化，在临床医学、分子生物学和药学等领域有重大的应用前景。</w:t>
      </w:r>
    </w:p>
    <w:p>
      <w:pPr>
        <w:ind w:firstLine="420"/>
      </w:pPr>
      <w:r>
        <w:rPr>
          <w:rFonts w:hint="eastAsia"/>
        </w:rPr>
        <w:t>随着这项技术的不断发展，也出现了许多亟待解决的技术问题。当前I</w:t>
      </w:r>
      <w:r>
        <w:t>MC</w:t>
      </w:r>
      <w:r>
        <w:rPr>
          <w:rFonts w:hint="eastAsia"/>
        </w:rPr>
        <w:t>图像的规模与信息量愈发庞大，急需发展相应的高效的数据解析方法。I</w:t>
      </w:r>
      <w:r>
        <w:t>MC</w:t>
      </w:r>
      <w:r>
        <w:rPr>
          <w:rFonts w:hint="eastAsia"/>
        </w:rPr>
        <w:t>图像处理流程主要包括用户交互式的单细胞分割，单细胞聚类和细胞类型的标注。然而，在I</w:t>
      </w:r>
      <w:r>
        <w:t>MC</w:t>
      </w:r>
      <w:r>
        <w:rPr>
          <w:rFonts w:hint="eastAsia"/>
        </w:rPr>
        <w:t>的成像过程中，由于采用的各种蛋白标记物的不同特性，以及实验室质谱仪、成像设备、或成像设备相应的图像处理软件所带来的各种系统误差和随机误差，给I</w:t>
      </w:r>
      <w:r>
        <w:t>MC</w:t>
      </w:r>
      <w:r>
        <w:rPr>
          <w:rFonts w:hint="eastAsia"/>
        </w:rPr>
        <w:t>图像引入了噪声。目前的I</w:t>
      </w:r>
      <w:r>
        <w:t>MC</w:t>
      </w:r>
      <w:r>
        <w:rPr>
          <w:rFonts w:hint="eastAsia"/>
        </w:rPr>
        <w:t>图像处理流程中，往往缺乏统一的质量控制体系以及去噪算法。这些图像噪声直接影响到单细胞的分割、聚类和标注等下游分析的结果的准确性和精确度，对该技术的临床应用形成了障碍。</w:t>
      </w:r>
    </w:p>
    <w:p>
      <w:pPr>
        <w:pStyle w:val="2"/>
        <w:rPr>
          <w:sz w:val="28"/>
          <w:szCs w:val="28"/>
        </w:rPr>
      </w:pPr>
      <w:r>
        <w:rPr>
          <w:rFonts w:hint="eastAsia"/>
          <w:sz w:val="28"/>
          <w:szCs w:val="28"/>
        </w:rPr>
        <w:t>发明内容</w:t>
      </w:r>
    </w:p>
    <w:p>
      <w:pPr>
        <w:ind w:firstLine="420"/>
      </w:pPr>
      <w:r>
        <w:t>本发明</w:t>
      </w:r>
      <w:r>
        <w:rPr>
          <w:rFonts w:hint="eastAsia"/>
        </w:rPr>
        <w:t>提出</w:t>
      </w:r>
      <w:r>
        <w:t>了一种</w:t>
      </w:r>
      <w:r>
        <w:rPr>
          <w:rFonts w:hint="eastAsia"/>
        </w:rPr>
        <w:t>I</w:t>
      </w:r>
      <w:r>
        <w:t>MC图像去噪及蛋白量归一化的方法</w:t>
      </w:r>
      <w:r>
        <w:rPr>
          <w:rFonts w:hint="eastAsia"/>
        </w:rPr>
        <w:t>，该方法能够有效地降低图像噪声，并保留图像的生物信息。</w:t>
      </w:r>
      <w:r>
        <w:t>包括如下步骤</w:t>
      </w:r>
      <w:r>
        <w:rPr>
          <w:rFonts w:hint="eastAsia"/>
        </w:rPr>
        <w:t>：</w:t>
      </w:r>
    </w:p>
    <w:p>
      <w:pPr>
        <w:ind w:firstLine="420"/>
      </w:pPr>
      <w:r>
        <w:t>S01</w:t>
      </w:r>
      <w:r>
        <w:rPr>
          <w:rFonts w:hint="eastAsia"/>
        </w:rPr>
        <w:t>：</w:t>
      </w:r>
      <w:r>
        <w:t>使用</w:t>
      </w:r>
      <w:r>
        <w:rPr>
          <w:rFonts w:hint="eastAsia"/>
        </w:rPr>
        <w:t>已有的图像单细胞分割方法，</w:t>
      </w:r>
      <w:r>
        <w:t>识别图像上单个细胞</w:t>
      </w:r>
      <w:r>
        <w:rPr>
          <w:rFonts w:hint="eastAsia"/>
        </w:rPr>
        <w:t>。</w:t>
      </w:r>
    </w:p>
    <w:p>
      <w:pPr>
        <w:ind w:firstLine="420"/>
      </w:pPr>
      <w:r>
        <w:t>S02</w:t>
      </w:r>
      <w:r>
        <w:rPr>
          <w:rFonts w:hint="eastAsia"/>
        </w:rPr>
        <w:t>：对I</w:t>
      </w:r>
      <w:r>
        <w:t>MC图像进行预处理</w:t>
      </w:r>
      <w:r>
        <w:rPr>
          <w:rFonts w:hint="eastAsia"/>
        </w:rPr>
        <w:t>，</w:t>
      </w:r>
      <w:r>
        <w:t>包括</w:t>
      </w:r>
      <w:r>
        <w:rPr>
          <w:rFonts w:hint="eastAsia"/>
        </w:rPr>
        <w:t>像素值</w:t>
      </w:r>
      <w:r>
        <w:t>Arcsinh转换</w:t>
      </w:r>
      <w:r>
        <w:rPr>
          <w:rFonts w:hint="eastAsia"/>
        </w:rPr>
        <w:t>，并</w:t>
      </w:r>
      <w:r>
        <w:t>去除</w:t>
      </w:r>
      <w:r>
        <w:rPr>
          <w:rFonts w:hint="eastAsia"/>
        </w:rPr>
        <w:t>“热像素点”。</w:t>
      </w:r>
    </w:p>
    <w:p>
      <w:pPr>
        <w:ind w:firstLine="420"/>
      </w:pPr>
      <w:r>
        <w:t>S03</w:t>
      </w:r>
      <w:r>
        <w:rPr>
          <w:rFonts w:hint="eastAsia"/>
        </w:rPr>
        <w:t>：将细胞</w:t>
      </w:r>
      <w:r>
        <w:t>蛋白表达</w:t>
      </w:r>
      <w:r>
        <w:rPr>
          <w:rFonts w:hint="eastAsia"/>
        </w:rPr>
        <w:t>值量化为该细胞所有像素值的平均值。</w:t>
      </w:r>
    </w:p>
    <w:p>
      <w:pPr>
        <w:ind w:firstLine="420"/>
      </w:pPr>
      <w:r>
        <w:rPr>
          <w:rFonts w:hint="eastAsia"/>
        </w:rPr>
        <w:t>S</w:t>
      </w:r>
      <w:r>
        <w:t>04</w:t>
      </w:r>
      <w:r>
        <w:rPr>
          <w:rFonts w:hint="eastAsia"/>
        </w:rPr>
        <w:t>：在图像上按一定的规则选取一定数量的</w:t>
      </w:r>
      <w:r>
        <w:t>随机</w:t>
      </w:r>
      <w:r>
        <w:rPr>
          <w:rFonts w:hint="eastAsia"/>
        </w:rPr>
        <w:t>伪</w:t>
      </w:r>
      <w:r>
        <w:t>细胞</w:t>
      </w:r>
      <w:r>
        <w:rPr>
          <w:rFonts w:hint="eastAsia"/>
        </w:rPr>
        <w:t>，按照S</w:t>
      </w:r>
      <w:r>
        <w:t>03的方法对这</w:t>
      </w:r>
      <w:r>
        <w:rPr>
          <w:rFonts w:hint="eastAsia"/>
        </w:rPr>
        <w:t>些</w:t>
      </w:r>
      <w:r>
        <w:t>随机</w:t>
      </w:r>
      <w:r>
        <w:rPr>
          <w:rFonts w:hint="eastAsia"/>
        </w:rPr>
        <w:t>伪</w:t>
      </w:r>
      <w:r>
        <w:t>细胞蛋白表达值定量</w:t>
      </w:r>
      <w:r>
        <w:rPr>
          <w:rFonts w:hint="eastAsia"/>
        </w:rPr>
        <w:t>，</w:t>
      </w:r>
      <w:r>
        <w:t>形成随机</w:t>
      </w:r>
      <w:r>
        <w:rPr>
          <w:rFonts w:hint="eastAsia"/>
        </w:rPr>
        <w:t>伪</w:t>
      </w:r>
      <w:r>
        <w:t>细胞</w:t>
      </w:r>
      <w:r>
        <w:rPr>
          <w:rFonts w:hint="eastAsia"/>
        </w:rPr>
        <w:t>的蛋白表达值的分布。</w:t>
      </w:r>
    </w:p>
    <w:p>
      <w:pPr>
        <w:ind w:firstLine="420"/>
      </w:pPr>
      <w:r>
        <w:t>S05</w:t>
      </w:r>
      <w:r>
        <w:rPr>
          <w:rFonts w:hint="eastAsia"/>
        </w:rPr>
        <w:t>：将图像内细胞的</w:t>
      </w:r>
      <w:r>
        <w:t>蛋白表达</w:t>
      </w:r>
      <w:r>
        <w:rPr>
          <w:rFonts w:hint="eastAsia"/>
        </w:rPr>
        <w:t>值</w:t>
      </w:r>
      <w:r>
        <w:t>分布</w:t>
      </w:r>
      <w:r>
        <w:rPr>
          <w:rFonts w:hint="eastAsia"/>
        </w:rPr>
        <w:t>与随机伪细胞的</w:t>
      </w:r>
      <w:r>
        <w:t>蛋白表达</w:t>
      </w:r>
      <w:r>
        <w:rPr>
          <w:rFonts w:hint="eastAsia"/>
        </w:rPr>
        <w:t>值分布进行比较，通过控制错误发现率（F</w:t>
      </w:r>
      <w:r>
        <w:t>DR</w:t>
      </w:r>
      <w:r>
        <w:rPr>
          <w:rFonts w:hint="eastAsia"/>
        </w:rPr>
        <w:t>）来确定阳性细胞的</w:t>
      </w:r>
      <w:r>
        <w:t>蛋白表达</w:t>
      </w:r>
      <w:r>
        <w:rPr>
          <w:rFonts w:hint="eastAsia"/>
        </w:rPr>
        <w:t>值阈值。</w:t>
      </w:r>
    </w:p>
    <w:p>
      <w:pPr>
        <w:ind w:firstLine="420"/>
      </w:pPr>
      <w:r>
        <w:rPr>
          <w:rFonts w:hint="eastAsia"/>
        </w:rPr>
        <w:t>S</w:t>
      </w:r>
      <w:r>
        <w:t>06</w:t>
      </w:r>
      <w:r>
        <w:rPr>
          <w:rFonts w:hint="eastAsia"/>
        </w:rPr>
        <w:t>：</w:t>
      </w:r>
      <w:r>
        <w:t>消除图像中的背景噪声影响</w:t>
      </w:r>
      <w:r>
        <w:rPr>
          <w:rFonts w:hint="eastAsia"/>
        </w:rPr>
        <w:t>，得到降噪后细胞的蛋白表达值。</w:t>
      </w:r>
    </w:p>
    <w:p>
      <w:pPr>
        <w:ind w:firstLine="420"/>
      </w:pPr>
      <w:r>
        <w:rPr>
          <w:rFonts w:hint="eastAsia"/>
        </w:rPr>
        <w:t>S</w:t>
      </w:r>
      <w:r>
        <w:t>07</w:t>
      </w:r>
      <w:r>
        <w:rPr>
          <w:rFonts w:hint="eastAsia"/>
        </w:rPr>
        <w:t>：对细胞的蛋白</w:t>
      </w:r>
      <w:r>
        <w:t>表达</w:t>
      </w:r>
      <w:r>
        <w:rPr>
          <w:rFonts w:hint="eastAsia"/>
        </w:rPr>
        <w:t>值归一化，并将图像通过中值滤波器，最后输出降噪并归一化后的I</w:t>
      </w:r>
      <w:r>
        <w:t>MC图像</w:t>
      </w:r>
      <w:r>
        <w:rPr>
          <w:rFonts w:hint="eastAsia"/>
        </w:rPr>
        <w:t>和细胞的蛋白表达值。</w:t>
      </w:r>
    </w:p>
    <w:p>
      <w:pPr>
        <w:ind w:firstLine="420"/>
      </w:pPr>
      <w:r>
        <w:rPr>
          <w:rFonts w:hint="eastAsia"/>
        </w:rPr>
        <w:t>S</w:t>
      </w:r>
      <w:r>
        <w:t>08</w:t>
      </w:r>
      <w:r>
        <w:rPr>
          <w:rFonts w:hint="eastAsia"/>
        </w:rPr>
        <w:t>：用户交互式调参和去噪结果的可视化（可选）。</w:t>
      </w:r>
    </w:p>
    <w:p>
      <w:pPr>
        <w:pStyle w:val="2"/>
        <w:rPr>
          <w:sz w:val="28"/>
          <w:szCs w:val="28"/>
        </w:rPr>
      </w:pPr>
      <w:r>
        <w:rPr>
          <w:rFonts w:hint="eastAsia"/>
          <w:sz w:val="28"/>
          <w:szCs w:val="28"/>
        </w:rPr>
        <w:t>具体实施方式</w:t>
      </w:r>
    </w:p>
    <w:p>
      <w:pPr>
        <w:ind w:firstLine="420"/>
      </w:pPr>
      <w:r>
        <w:t>下面结合本发明的流程图</w:t>
      </w:r>
      <w:r>
        <w:rPr>
          <w:rFonts w:hint="eastAsia"/>
        </w:rPr>
        <w:t>，</w:t>
      </w:r>
      <w:r>
        <w:t>对本发明的技术方案进行清楚</w:t>
      </w:r>
      <w:r>
        <w:rPr>
          <w:rFonts w:hint="eastAsia"/>
        </w:rPr>
        <w:t>、</w:t>
      </w:r>
      <w:r>
        <w:t>完整地描述</w:t>
      </w:r>
      <w:r>
        <w:rPr>
          <w:rFonts w:hint="eastAsia"/>
        </w:rPr>
        <w:t>。</w:t>
      </w:r>
    </w:p>
    <w:p>
      <w:pPr>
        <w:ind w:firstLine="420"/>
        <w:jc w:val="center"/>
      </w:pPr>
      <w:r>
        <w:pict>
          <v:shape id="_x0000_i1025" o:spt="75" type="#_x0000_t75" style="height:340.5pt;width:306pt;" filled="f" o:preferrelative="t" stroked="f" coordsize="21600,21600">
            <v:path/>
            <v:fill on="f" focussize="0,0"/>
            <v:stroke on="f" joinstyle="miter"/>
            <v:imagedata r:id="rId4" o:title="flow"/>
            <o:lock v:ext="edit" aspectratio="t"/>
            <w10:wrap type="none"/>
            <w10:anchorlock/>
          </v:shape>
        </w:pict>
      </w:r>
    </w:p>
    <w:p>
      <w:r>
        <w:t>步骤</w:t>
      </w:r>
      <w:r>
        <w:rPr>
          <w:rFonts w:hint="eastAsia"/>
        </w:rPr>
        <w:t>1：细胞分割；</w:t>
      </w:r>
    </w:p>
    <w:p>
      <w:pPr>
        <w:ind w:firstLine="420" w:firstLineChars="200"/>
      </w:pPr>
      <w:r>
        <w:rPr>
          <w:rFonts w:hint="eastAsia"/>
        </w:rPr>
        <w:t>使用已有的单细胞分割方法对图像进行单细胞分割。在本实例中，我们采用预训练的Dice</w:t>
      </w:r>
      <w:r>
        <w:t>-XMBD</w:t>
      </w:r>
      <w:r>
        <w:rPr>
          <w:rFonts w:hint="eastAsia"/>
        </w:rPr>
        <w:t>模型进行单细胞分割。细胞分割后得到与原图大小一致、像素级精度的细胞掩码。舍弃</w:t>
      </w:r>
      <w:del w:id="0" w:author="xiaoxu" w:date="2021-07-30T15:33:31Z">
        <w:r>
          <w:rPr>
            <w:rFonts w:hint="eastAsia"/>
          </w:rPr>
          <w:delText>像</w:delText>
        </w:r>
      </w:del>
      <w:r>
        <w:rPr>
          <w:rFonts w:hint="eastAsia"/>
        </w:rPr>
        <w:t>细胞面积小于5</w:t>
      </w:r>
      <w:ins w:id="1" w:author="Admin" w:date="2021-07-30T11:09:00Z">
        <w:r>
          <w:rPr>
            <w:rFonts w:hint="eastAsia"/>
          </w:rPr>
          <w:t>个像素点</w:t>
        </w:r>
      </w:ins>
      <w:r>
        <w:rPr>
          <w:rFonts w:hint="eastAsia"/>
        </w:rPr>
        <w:t>的分割区域，得到单细胞分割结果。</w:t>
      </w:r>
    </w:p>
    <w:p/>
    <w:p>
      <w:r>
        <w:t>步骤</w:t>
      </w:r>
      <w:r>
        <w:rPr>
          <w:rFonts w:hint="eastAsia"/>
        </w:rPr>
        <w:t>2：图像预处理；</w:t>
      </w:r>
    </w:p>
    <w:p>
      <w:pPr>
        <w:pStyle w:val="14"/>
        <w:numPr>
          <w:ilvl w:val="0"/>
          <w:numId w:val="1"/>
        </w:numPr>
        <w:ind w:firstLine="420" w:firstLineChars="0"/>
      </w:pPr>
      <w:r>
        <w:rPr>
          <w:rFonts w:hint="eastAsia"/>
        </w:rPr>
        <w:t>使用</w:t>
      </w:r>
      <w:r>
        <w:t>Arcsinh函数对图像像素值进行转换</w:t>
      </w:r>
      <w:r>
        <w:rPr>
          <w:rFonts w:hint="eastAsia"/>
        </w:rPr>
        <w:t>，压缩像素值的尺度，使像素值更加平稳；</w:t>
      </w:r>
    </w:p>
    <w:p>
      <w:pPr>
        <w:pStyle w:val="14"/>
        <w:numPr>
          <w:ilvl w:val="0"/>
          <w:numId w:val="1"/>
        </w:numPr>
        <w:ind w:firstLine="420" w:firstLineChars="0"/>
      </w:pPr>
      <w:r>
        <w:rPr>
          <w:rFonts w:hint="eastAsia"/>
        </w:rPr>
        <w:t>使用</w:t>
      </w:r>
      <m:oMath>
        <m:r>
          <m:rPr>
            <m:sty m:val="p"/>
          </m:rPr>
          <w:rPr>
            <w:rFonts w:ascii="Cambria Math" w:hAnsi="Cambria Math"/>
          </w:rPr>
          <m:t>5×5</m:t>
        </m:r>
      </m:oMath>
      <w:r>
        <w:rPr>
          <w:rFonts w:hint="eastAsia"/>
        </w:rPr>
        <w:t>中值滤波器去除图像上的“热像素点”。当中值滤波器窗口的中心像素值位于所有像素</w:t>
      </w:r>
      <w:del w:id="2" w:author="Admin" w:date="2021-07-30T11:10:00Z">
        <w:r>
          <w:rPr>
            <w:rFonts w:hint="eastAsia"/>
          </w:rPr>
          <w:delText>值</w:delText>
        </w:r>
      </w:del>
      <w:r>
        <w:rPr>
          <w:rFonts w:hint="eastAsia"/>
        </w:rPr>
        <w:t>表达值前 2%，且比窗口中所有像素值中值高至少 4 倍时，该中心像素点为判定成“热像素点”，并将其像素值调整为窗口中所有像素点的中值。这一步减小了离群“热像素点”的噪声影响。</w:t>
      </w:r>
    </w:p>
    <w:p/>
    <w:p>
      <w:r>
        <w:t>步骤</w:t>
      </w:r>
      <w:r>
        <w:rPr>
          <w:rFonts w:hint="eastAsia"/>
        </w:rPr>
        <w:t>3：定量单细胞蛋白表达值；</w:t>
      </w:r>
    </w:p>
    <w:p>
      <w:pPr>
        <w:ind w:firstLine="420" w:firstLineChars="200"/>
      </w:pPr>
      <w:r>
        <w:rPr>
          <w:rFonts w:hint="eastAsia"/>
        </w:rPr>
        <w:t>经过细胞分割（步骤1）和图像预处理（步骤</w:t>
      </w:r>
      <w:r>
        <w:t>2</w:t>
      </w:r>
      <w:r>
        <w:rPr>
          <w:rFonts w:hint="eastAsia"/>
        </w:rPr>
        <w:t>）后，将降噪前的细胞蛋白表达值量化为该细胞内所有像素点值的平均值。</w:t>
      </w:r>
    </w:p>
    <w:p/>
    <w:p>
      <w:r>
        <w:t>步骤</w:t>
      </w:r>
      <w:r>
        <w:rPr>
          <w:rFonts w:hint="eastAsia"/>
        </w:rPr>
        <w:t>4：提取一定数量的</w:t>
      </w:r>
      <w:r>
        <w:t>随机</w:t>
      </w:r>
      <w:r>
        <w:rPr>
          <w:rFonts w:hint="eastAsia"/>
        </w:rPr>
        <w:t>伪</w:t>
      </w:r>
      <w:r>
        <w:t>细胞并计算其蛋白表达值</w:t>
      </w:r>
      <w:r>
        <w:rPr>
          <w:rFonts w:hint="eastAsia"/>
        </w:rPr>
        <w:t>；</w:t>
      </w:r>
    </w:p>
    <w:p>
      <w:pPr>
        <w:pStyle w:val="14"/>
        <w:numPr>
          <w:ilvl w:val="1"/>
          <w:numId w:val="2"/>
        </w:numPr>
        <w:ind w:firstLineChars="0"/>
      </w:pPr>
      <w:r>
        <w:t>在提取随机</w:t>
      </w:r>
      <w:r>
        <w:rPr>
          <w:rFonts w:hint="eastAsia"/>
        </w:rPr>
        <w:t>伪</w:t>
      </w:r>
      <w:r>
        <w:t>细胞前</w:t>
      </w:r>
      <w:r>
        <w:rPr>
          <w:rFonts w:hint="eastAsia"/>
        </w:rPr>
        <w:t>，先区分图像上概率较高的真实细胞表达区域和噪声区域。图像上像素值表达量高</w:t>
      </w:r>
      <w:r>
        <w:t>的区域定义为置信度高的真实细胞表达区域</w:t>
      </w:r>
      <w:r>
        <w:rPr>
          <w:rFonts w:hint="eastAsia"/>
        </w:rPr>
        <w:t>，相反地，像素值很低</w:t>
      </w:r>
      <w:r>
        <w:t>的区域定义为</w:t>
      </w:r>
      <w:r>
        <w:rPr>
          <w:rFonts w:hint="eastAsia"/>
        </w:rPr>
        <w:t>噪声区域。将噪声区域的像素值置零，即图像的像素值被调整为：</w:t>
      </w:r>
    </w:p>
    <w:p>
      <w:pPr>
        <w:ind w:left="840" w:leftChars="400" w:firstLine="420" w:firstLineChars="200"/>
      </w:pPr>
      <m:oMathPara>
        <m:oMath>
          <m:sSub>
            <m:sSubPr>
              <m:ctrlPr>
                <w:rPr>
                  <w:rFonts w:ascii="Cambria Math" w:hAnsi="Cambria Math"/>
                  <w:i/>
                </w:rPr>
              </m:ctrlPr>
            </m:sSubPr>
            <m:e>
              <m:r>
                <w:rPr>
                  <w:rFonts w:ascii="Cambria Math" w:hAnsi="Cambria Math"/>
                </w:rPr>
                <m:t>pixel</m:t>
              </m:r>
              <m:ctrlPr>
                <w:rPr>
                  <w:rFonts w:ascii="Cambria Math" w:hAnsi="Cambria Math"/>
                  <w:i/>
                </w:rPr>
              </m:ctrlPr>
            </m:e>
            <m:sub>
              <m:r>
                <w:rPr>
                  <w:rFonts w:ascii="Cambria Math" w:hAnsi="Cambria Math"/>
                </w:rPr>
                <m:t>adj</m:t>
              </m:r>
              <m:ctrlPr>
                <w:rPr>
                  <w:rFonts w:ascii="Cambria Math" w:hAnsi="Cambria Math"/>
                  <w:i/>
                </w:rPr>
              </m:ctrlPr>
            </m:sub>
          </m:sSub>
          <m:r>
            <m:rPr>
              <m:sty m:val="p"/>
            </m:rPr>
            <w:rPr>
              <w:rFonts w:ascii="Cambria Math" w:hAnsi="Cambria Math"/>
            </w:rPr>
            <m:t>=</m:t>
          </m:r>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0</m:t>
                  </m:r>
                  <m:r>
                    <m:rPr>
                      <m:sty m:val="p"/>
                    </m:rP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pixel</m:t>
                      </m:r>
                      <m:ctrlPr>
                        <w:rPr>
                          <w:rFonts w:ascii="Cambria Math" w:hAnsi="Cambria Math"/>
                          <w:i/>
                        </w:rPr>
                      </m:ctrlPr>
                    </m:e>
                    <m:sub>
                      <m:r>
                        <w:rPr>
                          <w:rFonts w:ascii="Cambria Math" w:hAnsi="Cambria Math"/>
                        </w:rPr>
                        <m:t>ori</m:t>
                      </m:r>
                      <m:ctrlPr>
                        <w:rPr>
                          <w:rFonts w:ascii="Cambria Math" w:hAnsi="Cambria Math"/>
                          <w:i/>
                        </w:rPr>
                      </m:ctrlPr>
                    </m:sub>
                  </m:sSub>
                  <m:r>
                    <w:rPr>
                      <w:rFonts w:ascii="Cambria Math" w:hAnsi="Cambria Math"/>
                    </w:rPr>
                    <m:t>&lt;</m:t>
                  </m:r>
                  <m:sSub>
                    <m:sSubPr>
                      <m:ctrlPr>
                        <w:rPr>
                          <w:rFonts w:ascii="Cambria Math" w:hAnsi="Cambria Math"/>
                          <w:i/>
                        </w:rPr>
                      </m:ctrlPr>
                    </m:sSubPr>
                    <m:e>
                      <m:r>
                        <w:rPr>
                          <w:rFonts w:ascii="Cambria Math" w:hAnsi="Cambria Math"/>
                        </w:rPr>
                        <m:t>pixel</m:t>
                      </m:r>
                      <m:ctrlPr>
                        <w:rPr>
                          <w:rFonts w:ascii="Cambria Math" w:hAnsi="Cambria Math"/>
                          <w:i/>
                        </w:rPr>
                      </m:ctrlPr>
                    </m:e>
                    <m:sub>
                      <m:r>
                        <w:rPr>
                          <w:rFonts w:ascii="Cambria Math" w:hAnsi="Cambria Math"/>
                        </w:rPr>
                        <m:t>θ</m:t>
                      </m:r>
                      <m:ctrlPr>
                        <w:rPr>
                          <w:rFonts w:ascii="Cambria Math" w:hAnsi="Cambria Math"/>
                          <w:i/>
                        </w:rPr>
                      </m:ctrlPr>
                    </m:sub>
                  </m:sSub>
                  <m:r>
                    <w:rPr>
                      <w:rFonts w:ascii="Cambria Math" w:hAnsi="Cambria Math"/>
                    </w:rPr>
                    <m:t>)</m:t>
                  </m:r>
                  <m:ctrlPr>
                    <w:rPr>
                      <w:rFonts w:ascii="Cambria Math" w:hAnsi="Cambria Math"/>
                    </w:rPr>
                  </m:ctrlPr>
                </m:e>
                <m:e>
                  <m:sSub>
                    <m:sSubPr>
                      <m:ctrlPr>
                        <w:rPr>
                          <w:rFonts w:ascii="Cambria Math" w:hAnsi="Cambria Math"/>
                          <w:i/>
                        </w:rPr>
                      </m:ctrlPr>
                    </m:sSubPr>
                    <m:e>
                      <m:r>
                        <w:rPr>
                          <w:rFonts w:ascii="Cambria Math" w:hAnsi="Cambria Math"/>
                        </w:rPr>
                        <m:t>pixel</m:t>
                      </m:r>
                      <m:ctrlPr>
                        <w:rPr>
                          <w:rFonts w:ascii="Cambria Math" w:hAnsi="Cambria Math"/>
                          <w:i/>
                        </w:rPr>
                      </m:ctrlPr>
                    </m:e>
                    <m:sub>
                      <m:r>
                        <w:rPr>
                          <w:rFonts w:ascii="Cambria Math" w:hAnsi="Cambria Math"/>
                        </w:rPr>
                        <m:t>ori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pixel</m:t>
                      </m:r>
                      <m:ctrlPr>
                        <w:rPr>
                          <w:rFonts w:ascii="Cambria Math" w:hAnsi="Cambria Math"/>
                          <w:i/>
                        </w:rPr>
                      </m:ctrlPr>
                    </m:e>
                    <m:sub>
                      <m:r>
                        <w:rPr>
                          <w:rFonts w:ascii="Cambria Math" w:hAnsi="Cambria Math"/>
                        </w:rPr>
                        <m:t>ori</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pixel</m:t>
                      </m:r>
                      <m:ctrlPr>
                        <w:rPr>
                          <w:rFonts w:ascii="Cambria Math" w:hAnsi="Cambria Math"/>
                          <w:i/>
                        </w:rPr>
                      </m:ctrlPr>
                    </m:e>
                    <m:sub>
                      <m:r>
                        <w:rPr>
                          <w:rFonts w:ascii="Cambria Math" w:hAnsi="Cambria Math"/>
                        </w:rPr>
                        <m:t>θ</m:t>
                      </m:r>
                      <m:ctrlPr>
                        <w:rPr>
                          <w:rFonts w:ascii="Cambria Math" w:hAnsi="Cambria Math"/>
                          <w:i/>
                        </w:rPr>
                      </m:ctrlPr>
                    </m:sub>
                  </m:sSub>
                  <m:r>
                    <w:rPr>
                      <w:rFonts w:ascii="Cambria Math" w:hAnsi="Cambria Math"/>
                    </w:rPr>
                    <m:t>)</m:t>
                  </m:r>
                  <m:ctrlPr>
                    <w:rPr>
                      <w:rFonts w:ascii="Cambria Math" w:hAnsi="Cambria Math"/>
                    </w:rPr>
                  </m:ctrlPr>
                </m:e>
              </m:eqArr>
              <m:ctrlPr>
                <w:rPr>
                  <w:rFonts w:ascii="Cambria Math" w:hAnsi="Cambria Math"/>
                </w:rPr>
              </m:ctrlPr>
            </m:e>
          </m:d>
        </m:oMath>
      </m:oMathPara>
    </w:p>
    <w:p>
      <w:pPr>
        <w:ind w:left="420" w:leftChars="200"/>
      </w:pPr>
      <w:r>
        <w:t>其中</w:t>
      </w:r>
      <w:r>
        <w:rPr>
          <w:rFonts w:hint="eastAsia"/>
        </w:rPr>
        <w:t>，</w:t>
      </w:r>
      <m:oMath>
        <m:sSub>
          <m:sSubPr>
            <m:ctrlPr>
              <w:rPr>
                <w:rFonts w:ascii="Cambria Math" w:hAnsi="Cambria Math"/>
                <w:i/>
              </w:rPr>
            </m:ctrlPr>
          </m:sSubPr>
          <m:e>
            <m:r>
              <w:rPr>
                <w:rFonts w:ascii="Cambria Math" w:hAnsi="Cambria Math"/>
              </w:rPr>
              <m:t>pixel</m:t>
            </m:r>
            <m:ctrlPr>
              <w:rPr>
                <w:rFonts w:ascii="Cambria Math" w:hAnsi="Cambria Math"/>
                <w:i/>
              </w:rPr>
            </m:ctrlPr>
          </m:e>
          <m:sub>
            <m:r>
              <w:rPr>
                <w:rFonts w:ascii="Cambria Math" w:hAnsi="Cambria Math"/>
              </w:rPr>
              <m:t>ori</m:t>
            </m:r>
            <m:ctrlPr>
              <w:rPr>
                <w:rFonts w:ascii="Cambria Math" w:hAnsi="Cambria Math"/>
                <w:i/>
              </w:rPr>
            </m:ctrlPr>
          </m:sub>
        </m:sSub>
      </m:oMath>
      <w:r>
        <w:t>是经过步骤</w:t>
      </w:r>
      <w:r>
        <w:rPr>
          <w:rFonts w:hint="eastAsia"/>
        </w:rPr>
        <w:t>2预处理后的像素值，</w:t>
      </w:r>
      <m:oMath>
        <m:sSub>
          <m:sSubPr>
            <m:ctrlPr>
              <w:rPr>
                <w:rFonts w:ascii="Cambria Math" w:hAnsi="Cambria Math"/>
                <w:i/>
              </w:rPr>
            </m:ctrlPr>
          </m:sSubPr>
          <m:e>
            <m:r>
              <w:rPr>
                <w:rFonts w:ascii="Cambria Math" w:hAnsi="Cambria Math"/>
              </w:rPr>
              <m:t>pixel</m:t>
            </m:r>
            <m:ctrlPr>
              <w:rPr>
                <w:rFonts w:ascii="Cambria Math" w:hAnsi="Cambria Math"/>
                <w:i/>
              </w:rPr>
            </m:ctrlPr>
          </m:e>
          <m:sub>
            <m:r>
              <w:rPr>
                <w:rFonts w:ascii="Cambria Math" w:hAnsi="Cambria Math"/>
              </w:rPr>
              <m:t>θ</m:t>
            </m:r>
            <m:ctrlPr>
              <w:rPr>
                <w:rFonts w:ascii="Cambria Math" w:hAnsi="Cambria Math"/>
                <w:i/>
              </w:rPr>
            </m:ctrlPr>
          </m:sub>
        </m:sSub>
      </m:oMath>
      <w:r>
        <w:t>是</w:t>
      </w:r>
      <w:r>
        <w:rPr>
          <w:rFonts w:hint="eastAsia"/>
        </w:rPr>
        <w:t>设定</w:t>
      </w:r>
      <w:r>
        <w:t>的最小表达量阈值</w:t>
      </w:r>
      <w:r>
        <w:rPr>
          <w:rFonts w:hint="eastAsia"/>
        </w:rPr>
        <w:t>，</w:t>
      </w:r>
      <w:del w:id="3" w:author="Admin" w:date="2021-07-30T14:01:00Z">
        <w:r>
          <w:rPr>
            <w:rFonts w:hint="eastAsia"/>
          </w:rPr>
          <w:delText>（例：经过步骤2预处理后的0</w:delText>
        </w:r>
      </w:del>
      <w:del w:id="4" w:author="Admin" w:date="2021-07-30T14:01:00Z">
        <w:r>
          <w:rPr/>
          <w:delText>.05倍</w:delText>
        </w:r>
      </w:del>
      <w:del w:id="5" w:author="Admin" w:date="2021-07-30T14:01:00Z">
        <w:r>
          <w:rPr>
            <w:rFonts w:hint="eastAsia"/>
          </w:rPr>
          <w:delText>9</w:delText>
        </w:r>
      </w:del>
      <w:del w:id="6" w:author="Admin" w:date="2021-07-30T14:01:00Z">
        <w:r>
          <w:rPr/>
          <w:delText>9分位像素值</w:delText>
        </w:r>
      </w:del>
      <w:del w:id="7" w:author="Admin" w:date="2021-07-30T14:01:00Z">
        <w:r>
          <w:rPr>
            <w:rFonts w:hint="eastAsia"/>
          </w:rPr>
          <w:delText>）</w:delText>
        </w:r>
      </w:del>
      <w:r>
        <w:rPr>
          <w:rFonts w:hint="eastAsia"/>
        </w:rPr>
        <w:t>，</w:t>
      </w:r>
      <m:oMath>
        <m:sSub>
          <m:sSubPr>
            <m:ctrlPr>
              <w:rPr>
                <w:rFonts w:ascii="Cambria Math" w:hAnsi="Cambria Math"/>
              </w:rPr>
            </m:ctrlPr>
          </m:sSubPr>
          <m:e>
            <m:r>
              <m:rPr>
                <m:sty m:val="p"/>
              </m:rPr>
              <w:rPr>
                <w:rFonts w:ascii="Cambria Math" w:hAnsi="Cambria Math"/>
              </w:rPr>
              <m:t>pixel</m:t>
            </m:r>
            <m:ctrlPr>
              <w:rPr>
                <w:rFonts w:ascii="Cambria Math" w:hAnsi="Cambria Math"/>
              </w:rPr>
            </m:ctrlPr>
          </m:e>
          <m:sub>
            <m:r>
              <m:rPr>
                <m:sty m:val="p"/>
              </m:rPr>
              <w:rPr>
                <w:rFonts w:ascii="Cambria Math" w:hAnsi="Cambria Math"/>
              </w:rPr>
              <m:t>adj</m:t>
            </m:r>
            <m:ctrlPr>
              <w:rPr>
                <w:rFonts w:ascii="Cambria Math" w:hAnsi="Cambria Math"/>
              </w:rPr>
            </m:ctrlPr>
          </m:sub>
        </m:sSub>
      </m:oMath>
      <w:r>
        <w:t>是调整后的像素值</w:t>
      </w:r>
      <w:r>
        <w:rPr>
          <w:rFonts w:hint="eastAsia"/>
        </w:rPr>
        <w:t>。</w:t>
      </w:r>
    </w:p>
    <w:p>
      <w:pPr>
        <w:ind w:left="420" w:leftChars="200"/>
      </w:pPr>
      <w:r>
        <w:rPr>
          <w:rFonts w:hint="eastAsia"/>
        </w:rPr>
        <w:t>经过上述处理步骤得到图像中，噪声区域像素值为0，置信度高的真实细胞表达区域像素值大于0，</w:t>
      </w:r>
      <w:r>
        <w:t>即完成了置信度高的真实细胞表达区域和噪声区域的区分</w:t>
      </w:r>
      <w:r>
        <w:rPr>
          <w:rFonts w:hint="eastAsia"/>
        </w:rPr>
        <w:t>。接着，调整后的图像使用</w:t>
      </w:r>
      <m:oMath>
        <m:r>
          <m:rPr>
            <m:sty m:val="p"/>
          </m:rPr>
          <w:rPr>
            <w:rFonts w:ascii="Cambria Math" w:hAnsi="Cambria Math"/>
          </w:rPr>
          <m:t>5×5</m:t>
        </m:r>
      </m:oMath>
      <w:r>
        <w:rPr>
          <w:rFonts w:hint="eastAsia"/>
        </w:rPr>
        <w:t>中值滤波器。</w:t>
      </w:r>
    </w:p>
    <w:p>
      <w:pPr>
        <w:pStyle w:val="14"/>
        <w:numPr>
          <w:ilvl w:val="1"/>
          <w:numId w:val="2"/>
        </w:numPr>
        <w:ind w:firstLineChars="0"/>
      </w:pPr>
      <w:r>
        <w:rPr>
          <w:rFonts w:hint="eastAsia"/>
        </w:rPr>
        <w:t>提取满足规则的随机伪细胞。</w:t>
      </w:r>
      <w:r>
        <w:t>计算步骤1细胞</w:t>
      </w:r>
      <w:r>
        <w:rPr>
          <w:rFonts w:hint="eastAsia"/>
        </w:rPr>
        <w:t>分割获得的所有细胞的长轴、短轴、方向和面积大小，并使用单独的高斯模型分别对长轴、短轴和方向进行拟合。从上述的三个分布中抽取随机数，并在图像上随机选择一个坐标点，以该点为中心在图像上形成一个椭圆的随机伪细胞。该随机伪细胞需要满足以下三个条件：</w:t>
      </w:r>
    </w:p>
    <w:p>
      <w:pPr>
        <w:pStyle w:val="14"/>
        <w:numPr>
          <w:ilvl w:val="0"/>
          <w:numId w:val="3"/>
        </w:numPr>
        <w:ind w:left="420" w:leftChars="200" w:firstLineChars="0"/>
      </w:pPr>
      <w:r>
        <w:rPr>
          <w:rFonts w:hint="eastAsia"/>
        </w:rPr>
        <w:t>条件1：随机伪细胞的面积大小在所有细胞的面积大小范围之内；</w:t>
      </w:r>
    </w:p>
    <w:p>
      <w:pPr>
        <w:pStyle w:val="14"/>
        <w:numPr>
          <w:ilvl w:val="0"/>
          <w:numId w:val="3"/>
        </w:numPr>
        <w:ind w:left="420" w:leftChars="200" w:firstLineChars="0"/>
      </w:pPr>
      <w:r>
        <w:rPr>
          <w:rFonts w:hint="eastAsia"/>
        </w:rPr>
        <w:t>条件2：当随机伪细胞的部分位置超出图像边界时，保证该随机伪细胞在图像内的面积大于5</w:t>
      </w:r>
      <w:ins w:id="8" w:author="Admin" w:date="2021-07-30T11:11:00Z">
        <w:r>
          <w:rPr>
            <w:rFonts w:hint="eastAsia"/>
          </w:rPr>
          <w:t>个像素点</w:t>
        </w:r>
      </w:ins>
      <w:r>
        <w:rPr>
          <w:rFonts w:hint="eastAsia"/>
        </w:rPr>
        <w:t>；</w:t>
      </w:r>
    </w:p>
    <w:p>
      <w:pPr>
        <w:pStyle w:val="14"/>
        <w:numPr>
          <w:ilvl w:val="0"/>
          <w:numId w:val="3"/>
        </w:numPr>
        <w:ind w:left="420" w:leftChars="200" w:firstLineChars="0"/>
      </w:pPr>
      <w:r>
        <w:rPr>
          <w:rFonts w:hint="eastAsia"/>
        </w:rPr>
        <w:t>条件3：随机伪细胞的所有像素点都在上述噪声区域内。</w:t>
      </w:r>
    </w:p>
    <w:p>
      <w:pPr>
        <w:pStyle w:val="14"/>
        <w:numPr>
          <w:ilvl w:val="1"/>
          <w:numId w:val="2"/>
        </w:numPr>
        <w:ind w:firstLineChars="0"/>
      </w:pPr>
      <w:r>
        <w:rPr>
          <w:rFonts w:hint="eastAsia"/>
        </w:rPr>
        <w:t>使用步骤3的方法量化随机伪细胞的蛋白表达值。</w:t>
      </w:r>
    </w:p>
    <w:p>
      <w:pPr>
        <w:pStyle w:val="14"/>
        <w:numPr>
          <w:ilvl w:val="1"/>
          <w:numId w:val="2"/>
        </w:numPr>
        <w:ind w:firstLineChars="0"/>
      </w:pPr>
      <w:r>
        <w:rPr>
          <w:rFonts w:hint="eastAsia"/>
        </w:rPr>
        <w:t>将提取的</w:t>
      </w:r>
      <w:r>
        <w:t>随机</w:t>
      </w:r>
      <w:r>
        <w:rPr>
          <w:rFonts w:hint="eastAsia"/>
        </w:rPr>
        <w:t>伪</w:t>
      </w:r>
      <w:r>
        <w:t>细胞的平均蛋白表达值定义为图像的平均噪声水平</w:t>
      </w:r>
      <w:r>
        <w:rPr>
          <w:rFonts w:hint="eastAsia"/>
        </w:rPr>
        <w:t>。</w:t>
      </w:r>
    </w:p>
    <w:p/>
    <w:p>
      <w:r>
        <w:t>步骤</w:t>
      </w:r>
      <w:r>
        <w:rPr>
          <w:rFonts w:hint="eastAsia"/>
        </w:rPr>
        <w:t>5：确定阳性细胞的</w:t>
      </w:r>
      <w:r>
        <w:t>蛋白表达</w:t>
      </w:r>
      <w:r>
        <w:rPr>
          <w:rFonts w:hint="eastAsia"/>
        </w:rPr>
        <w:t>值阈值；</w:t>
      </w:r>
    </w:p>
    <w:p>
      <w:pPr>
        <w:ind w:firstLine="420"/>
      </w:pPr>
      <w:r>
        <w:rPr>
          <w:rFonts w:hint="eastAsia"/>
        </w:rPr>
        <w:t>在本发明中，错误发现率（FDR）的计算方法为：</w:t>
      </w:r>
    </w:p>
    <w:p>
      <w:pPr>
        <w:ind w:firstLine="420"/>
      </w:pPr>
      <m:oMathPara>
        <m:oMath>
          <m:r>
            <w:rPr>
              <w:rFonts w:hint="eastAsia" w:ascii="Cambria Math" w:hAnsi="Cambria Math"/>
            </w:rPr>
            <m:t>FDR</m:t>
          </m:r>
          <m:r>
            <m:rPr>
              <m:sty m:val="p"/>
            </m:rPr>
            <w:rPr>
              <w:rFonts w:hint="eastAsia" w:ascii="Cambria Math" w:hAnsi="Cambria Math"/>
            </w:rPr>
            <m:t>=</m:t>
          </m:r>
          <m:r>
            <m:rPr>
              <m:sty m:val="p"/>
            </m:rP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rPr>
              </m:ctrlPr>
            </m:num>
            <m:den>
              <m:r>
                <w:rPr>
                  <w:rFonts w:ascii="Cambria Math" w:hAnsi="Cambria Math"/>
                </w:rPr>
                <m:t>FP</m:t>
              </m:r>
              <m:r>
                <w:rPr>
                  <w:rFonts w:hint="eastAsia" w:ascii="Cambria Math" w:hAnsi="Cambria Math"/>
                </w:rPr>
                <m:t>+</m:t>
              </m:r>
              <m:r>
                <w:rPr>
                  <w:rFonts w:ascii="Cambria Math" w:hAnsi="Cambria Math"/>
                </w:rPr>
                <m:t>TP</m:t>
              </m:r>
              <m:ctrlPr>
                <w:rPr>
                  <w:rFonts w:ascii="Cambria Math" w:hAnsi="Cambria Math"/>
                </w:rPr>
              </m:ctrlPr>
            </m:den>
          </m:f>
        </m:oMath>
      </m:oMathPara>
    </w:p>
    <w:p>
      <w:pPr>
        <w:ind w:firstLine="420"/>
      </w:pPr>
      <w:r>
        <w:t>其中</w:t>
      </w:r>
      <w:r>
        <w:rPr>
          <w:rFonts w:hint="eastAsia"/>
        </w:rPr>
        <w:t>，</w:t>
      </w:r>
      <m:oMath>
        <m:r>
          <w:rPr>
            <w:rFonts w:ascii="Cambria Math" w:hAnsi="Cambria Math"/>
          </w:rPr>
          <m:t>FP</m:t>
        </m:r>
      </m:oMath>
      <w:r>
        <w:rPr>
          <w:rFonts w:hint="eastAsia"/>
        </w:rPr>
        <w:t xml:space="preserve"> </w:t>
      </w:r>
      <w:r>
        <w:t>(False Positive)是假阳细胞数</w:t>
      </w:r>
      <w:r>
        <w:rPr>
          <w:rFonts w:hint="eastAsia"/>
        </w:rPr>
        <w:t>，</w:t>
      </w:r>
      <w:r>
        <w:t>即步骤</w:t>
      </w:r>
      <w:r>
        <w:rPr>
          <w:rFonts w:hint="eastAsia"/>
        </w:rPr>
        <w:t>4中所</w:t>
      </w:r>
      <w:r>
        <w:t>提取的N个随机</w:t>
      </w:r>
      <w:ins w:id="9" w:author="Admin" w:date="2021-07-30T11:10:00Z">
        <w:r>
          <w:rPr/>
          <w:t>伪</w:t>
        </w:r>
      </w:ins>
      <w:r>
        <w:t>细胞中</w:t>
      </w:r>
      <w:r>
        <w:rPr>
          <w:rFonts w:hint="eastAsia"/>
        </w:rPr>
        <w:t>蛋白表达值</w:t>
      </w:r>
      <w:r>
        <w:t>大于阈值的细胞个数</w:t>
      </w:r>
      <w:r>
        <w:rPr>
          <w:rFonts w:hint="eastAsia"/>
        </w:rPr>
        <w:t>，</w:t>
      </w:r>
      <m:oMath>
        <m:r>
          <w:rPr>
            <w:rFonts w:ascii="Cambria Math" w:hAnsi="Cambria Math"/>
          </w:rPr>
          <m:t>TP</m:t>
        </m:r>
      </m:oMath>
      <w:r>
        <w:rPr>
          <w:rFonts w:hint="eastAsia"/>
        </w:rPr>
        <w:t xml:space="preserve"> </w:t>
      </w:r>
      <w:r>
        <w:t>(True Positive)是真阳细胞数</w:t>
      </w:r>
      <w:r>
        <w:rPr>
          <w:rFonts w:hint="eastAsia"/>
        </w:rPr>
        <w:t>，</w:t>
      </w:r>
      <w:r>
        <w:t>即步骤</w:t>
      </w:r>
      <w:r>
        <w:rPr>
          <w:rFonts w:hint="eastAsia"/>
        </w:rPr>
        <w:t>3中降噪前细胞蛋白表达值大于阈值的细胞个数。</w:t>
      </w:r>
    </w:p>
    <w:p>
      <w:pPr>
        <w:ind w:firstLine="420"/>
      </w:pPr>
      <w:r>
        <w:rPr>
          <w:rFonts w:hint="eastAsia"/>
        </w:rPr>
        <w:t>将错误发现率F</w:t>
      </w:r>
      <w:r>
        <w:t>DR</w:t>
      </w:r>
      <w:r>
        <w:rPr>
          <w:rFonts w:hint="eastAsia"/>
        </w:rPr>
        <w:t>设为0</w:t>
      </w:r>
      <w:r>
        <w:t>.01</w:t>
      </w:r>
      <w:r>
        <w:rPr>
          <w:rFonts w:hint="eastAsia"/>
        </w:rPr>
        <w:t>，</w:t>
      </w:r>
      <w:r>
        <w:t>即控制假阳细胞数在阳性细胞中的比例为</w:t>
      </w:r>
      <w:r>
        <w:rPr>
          <w:rFonts w:hint="eastAsia"/>
        </w:rPr>
        <w:t>0</w:t>
      </w:r>
      <w:r>
        <w:t>.01</w:t>
      </w:r>
      <w:r>
        <w:rPr>
          <w:rFonts w:hint="eastAsia"/>
        </w:rPr>
        <w:t>，</w:t>
      </w:r>
      <w:r>
        <w:t>从而</w:t>
      </w:r>
      <w:r>
        <w:rPr>
          <w:rFonts w:hint="eastAsia"/>
        </w:rPr>
        <w:t>确定阳性细胞的</w:t>
      </w:r>
      <w:r>
        <w:t>蛋白表达</w:t>
      </w:r>
      <w:r>
        <w:rPr>
          <w:rFonts w:hint="eastAsia"/>
        </w:rPr>
        <w:t>值阈值，并将</w:t>
      </w:r>
      <w:r>
        <w:t>步骤</w:t>
      </w:r>
      <w:r>
        <w:rPr>
          <w:rFonts w:hint="eastAsia"/>
        </w:rPr>
        <w:t>3中降噪前细胞蛋白表达值大于等于阈值的细胞定义为图像上的阳性细胞，小于阈值的细胞确定为阴性细胞。</w:t>
      </w:r>
    </w:p>
    <w:p/>
    <w:p>
      <w:r>
        <w:t>步骤</w:t>
      </w:r>
      <w:r>
        <w:rPr>
          <w:rFonts w:hint="eastAsia"/>
        </w:rPr>
        <w:t>6：消除背景噪声影响；</w:t>
      </w:r>
    </w:p>
    <w:p>
      <w:pPr>
        <w:ind w:firstLine="420"/>
      </w:pPr>
      <w:r>
        <w:t>为了消除图像中的背景噪声影响</w:t>
      </w:r>
      <w:r>
        <w:rPr>
          <w:rFonts w:hint="eastAsia"/>
        </w:rPr>
        <w:t>，将</w:t>
      </w:r>
      <w:r>
        <w:t>步骤</w:t>
      </w:r>
      <w:r>
        <w:rPr>
          <w:rFonts w:hint="eastAsia"/>
        </w:rPr>
        <w:t>3中降噪前细胞蛋白表达值减去步骤4中的图像</w:t>
      </w:r>
      <w:r>
        <w:t>平均噪声水平</w:t>
      </w:r>
      <w:r>
        <w:rPr>
          <w:rFonts w:hint="eastAsia"/>
        </w:rPr>
        <w:t>，</w:t>
      </w:r>
      <w:r>
        <w:t>即降噪后细胞蛋白表达值</w:t>
      </w:r>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denoise</m:t>
            </m:r>
            <m:ctrlPr>
              <w:rPr>
                <w:rFonts w:ascii="Cambria Math" w:hAnsi="Cambria Math"/>
              </w:rPr>
            </m:ctrlPr>
          </m:sub>
        </m:sSub>
      </m:oMath>
      <w:r>
        <w:t>为</w:t>
      </w:r>
      <w:r>
        <w:rPr>
          <w:rFonts w:hint="eastAsia"/>
        </w:rPr>
        <w:t>：</w:t>
      </w:r>
    </w:p>
    <w:p>
      <w:pPr>
        <w:ind w:firstLine="420"/>
        <w:rPr>
          <w:i/>
        </w:rPr>
      </w:pPr>
      <m:oMathPara>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denoise</m:t>
              </m:r>
              <m:ctrlPr>
                <w:rPr>
                  <w:rFonts w:ascii="Cambria Math" w:hAnsi="Cambria Math"/>
                  <w:i/>
                </w:rPr>
              </m:ctrlPr>
            </m:sub>
          </m:sSub>
          <m:r>
            <w:rPr>
              <w:rFonts w:ascii="Cambria Math" w:hAnsi="Cambria Math"/>
            </w:rPr>
            <m:t>=</m:t>
          </m:r>
          <m:func>
            <m:funcPr>
              <m:ctrlPr>
                <w:rPr>
                  <w:rFonts w:ascii="Cambria Math" w:hAnsi="Cambria Math"/>
                  <w:i/>
                </w:rPr>
              </m:ctrlPr>
            </m:funcPr>
            <m:fName>
              <m: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 xml:space="preserve"> X</m:t>
                      </m:r>
                      <m:ctrlPr>
                        <w:rPr>
                          <w:rFonts w:ascii="Cambria Math" w:hAnsi="Cambria Math"/>
                          <w:i/>
                        </w:rPr>
                      </m:ctrlPr>
                    </m:e>
                    <m:sub>
                      <m:r>
                        <w:rPr>
                          <w:rFonts w:ascii="Cambria Math" w:hAnsi="Cambria Math"/>
                        </w:rPr>
                        <m:t>origin</m:t>
                      </m:r>
                      <m:ctrlPr>
                        <w:rPr>
                          <w:rFonts w:ascii="Cambria Math" w:hAnsi="Cambria Math"/>
                          <w:i/>
                        </w:rPr>
                      </m:ctrlPr>
                    </m:sub>
                  </m:sSub>
                  <m:r>
                    <w:rPr>
                      <w:rFonts w:ascii="Cambria Math" w:hAnsi="Cambria Math"/>
                    </w:rPr>
                    <m:t>-mean(</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random</m:t>
                      </m:r>
                      <m:ctrlPr>
                        <w:rPr>
                          <w:rFonts w:ascii="Cambria Math" w:hAnsi="Cambria Math"/>
                          <w:i/>
                        </w:rPr>
                      </m:ctrlPr>
                    </m:sub>
                  </m:sSub>
                  <m:r>
                    <w:rPr>
                      <w:rFonts w:ascii="Cambria Math" w:hAnsi="Cambria Math"/>
                    </w:rPr>
                    <m:t>)</m:t>
                  </m:r>
                  <m:ctrlPr>
                    <w:rPr>
                      <w:rFonts w:ascii="Cambria Math" w:hAnsi="Cambria Math"/>
                      <w:i/>
                    </w:rPr>
                  </m:ctrlPr>
                </m:e>
              </m:d>
              <m:ctrlPr>
                <w:rPr>
                  <w:rFonts w:ascii="Cambria Math" w:hAnsi="Cambria Math"/>
                  <w:i/>
                </w:rPr>
              </m:ctrlPr>
            </m:e>
          </m:func>
          <m:r>
            <w:rPr>
              <w:rFonts w:ascii="Cambria Math" w:hAnsi="Cambria Math"/>
            </w:rPr>
            <m:t xml:space="preserve"> </m:t>
          </m:r>
        </m:oMath>
      </m:oMathPara>
    </w:p>
    <w:p>
      <w:pPr>
        <w:ind w:firstLine="420"/>
      </w:pPr>
      <w:r>
        <w:t>其中</w:t>
      </w:r>
      <w:r>
        <w:rPr>
          <w:rFonts w:hint="eastAsia"/>
        </w:rPr>
        <w:t>，</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denoise</m:t>
            </m:r>
            <m:ctrlPr>
              <w:rPr>
                <w:rFonts w:ascii="Cambria Math" w:hAnsi="Cambria Math"/>
                <w:i/>
              </w:rPr>
            </m:ctrlPr>
          </m:sub>
        </m:sSub>
      </m:oMath>
      <w:r>
        <w:t>为降噪后的细胞蛋白表达值</w:t>
      </w:r>
      <w:r>
        <w:rPr>
          <w:rFonts w:hint="eastAsia"/>
        </w:rPr>
        <w:t>，</w:t>
      </w:r>
      <m:oMath>
        <m:sSub>
          <m:sSubPr>
            <m:ctrlPr>
              <w:rPr>
                <w:rFonts w:ascii="Cambria Math" w:hAnsi="Cambria Math"/>
                <w:i/>
              </w:rPr>
            </m:ctrlPr>
          </m:sSubPr>
          <m:e>
            <m:r>
              <w:rPr>
                <w:rFonts w:ascii="Cambria Math" w:hAnsi="Cambria Math"/>
              </w:rPr>
              <m:t xml:space="preserve"> X</m:t>
            </m:r>
            <m:ctrlPr>
              <w:rPr>
                <w:rFonts w:ascii="Cambria Math" w:hAnsi="Cambria Math"/>
                <w:i/>
              </w:rPr>
            </m:ctrlPr>
          </m:e>
          <m:sub>
            <m:r>
              <w:rPr>
                <w:rFonts w:ascii="Cambria Math" w:hAnsi="Cambria Math"/>
              </w:rPr>
              <m:t>origin</m:t>
            </m:r>
            <m:ctrlPr>
              <w:rPr>
                <w:rFonts w:ascii="Cambria Math" w:hAnsi="Cambria Math"/>
                <w:i/>
              </w:rPr>
            </m:ctrlPr>
          </m:sub>
        </m:sSub>
      </m:oMath>
      <w:r>
        <w:t>为降噪前的细胞蛋白表达值</w:t>
      </w:r>
      <w:r>
        <w:rPr>
          <w:rFonts w:hint="eastAsia"/>
        </w:rPr>
        <w:t>，</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random</m:t>
            </m:r>
            <m:ctrlPr>
              <w:rPr>
                <w:rFonts w:ascii="Cambria Math" w:hAnsi="Cambria Math"/>
                <w:i/>
              </w:rPr>
            </m:ctrlPr>
          </m:sub>
        </m:sSub>
      </m:oMath>
      <w:r>
        <w:t>为随机</w:t>
      </w:r>
      <w:ins w:id="10" w:author="Admin" w:date="2021-07-30T11:10:00Z">
        <w:r>
          <w:rPr/>
          <w:t>伪</w:t>
        </w:r>
      </w:ins>
      <w:r>
        <w:t>细胞的细胞蛋白表达值</w:t>
      </w:r>
      <w:r>
        <w:rPr>
          <w:rFonts w:hint="eastAsia"/>
        </w:rPr>
        <w:t>。</w:t>
      </w:r>
    </w:p>
    <w:p/>
    <w:p>
      <w:r>
        <w:rPr>
          <w:rFonts w:hint="eastAsia"/>
        </w:rPr>
        <w:t>步骤7：细胞蛋白</w:t>
      </w:r>
      <w:r>
        <w:t>表达</w:t>
      </w:r>
      <w:r>
        <w:rPr>
          <w:rFonts w:hint="eastAsia"/>
        </w:rPr>
        <w:t>值归一化；</w:t>
      </w:r>
    </w:p>
    <w:p>
      <w:pPr>
        <w:ind w:firstLine="420"/>
      </w:pPr>
      <w:r>
        <w:t>不同</w:t>
      </w:r>
      <w:r>
        <w:rPr>
          <w:rFonts w:hint="eastAsia"/>
        </w:rPr>
        <w:t>样本间的</w:t>
      </w:r>
      <w:r>
        <w:t>同一蛋白标志物存在表达强度不同的情况</w:t>
      </w:r>
      <w:r>
        <w:rPr>
          <w:rFonts w:hint="eastAsia"/>
        </w:rPr>
        <w:t>，所以需要对同一蛋白标志物中</w:t>
      </w:r>
      <w:r>
        <w:t>所有</w:t>
      </w:r>
      <w:r>
        <w:rPr>
          <w:rFonts w:hint="eastAsia"/>
        </w:rPr>
        <w:t>样本的</w:t>
      </w:r>
      <w:r>
        <w:t>细胞蛋白表达值进行归一化处理</w:t>
      </w:r>
      <w:r>
        <w:rPr>
          <w:rFonts w:hint="eastAsia"/>
        </w:rPr>
        <w:t>，</w:t>
      </w:r>
      <w:r>
        <w:t>以便</w:t>
      </w:r>
      <w:r>
        <w:rPr>
          <w:rFonts w:hint="eastAsia"/>
        </w:rPr>
        <w:t>进行</w:t>
      </w:r>
      <w:r>
        <w:t>合理的后续生物数据分析</w:t>
      </w:r>
      <w:r>
        <w:rPr>
          <w:rFonts w:hint="eastAsia"/>
        </w:rPr>
        <w:t>，</w:t>
      </w:r>
      <w:r>
        <w:t>例如细胞无监督聚类</w:t>
      </w:r>
      <w:r>
        <w:rPr>
          <w:rFonts w:hint="eastAsia"/>
        </w:rPr>
        <w:t>。</w:t>
      </w:r>
    </w:p>
    <w:p>
      <w:pPr>
        <w:ind w:firstLine="420"/>
      </w:pPr>
      <w:r>
        <w:rPr>
          <w:rFonts w:hint="eastAsia"/>
        </w:rPr>
        <w:t>（1）在每个</w:t>
      </w:r>
      <w:r>
        <w:t>蛋白标志物中</w:t>
      </w:r>
      <w:r>
        <w:rPr>
          <w:rFonts w:hint="eastAsia"/>
        </w:rPr>
        <w:t>，计算每个样本中步骤5所确定的</w:t>
      </w:r>
      <w:r>
        <w:t>阳性细胞的降噪后蛋白表达值的均值</w:t>
      </w:r>
      <w:r>
        <w:rPr>
          <w:rFonts w:hint="eastAsia"/>
        </w:rPr>
        <w:t>，</w:t>
      </w:r>
      <w:r>
        <w:t>并得出</w:t>
      </w:r>
      <w:r>
        <w:rPr>
          <w:rFonts w:hint="eastAsia"/>
        </w:rPr>
        <w:t>所有样本</w:t>
      </w:r>
      <w:r>
        <w:t>中最大的蛋白表达值均值</w:t>
      </w:r>
      <w:r>
        <w:rPr>
          <w:rFonts w:hint="eastAsia"/>
        </w:rPr>
        <w:t>；</w:t>
      </w:r>
    </w:p>
    <w:p>
      <w:pPr>
        <w:ind w:firstLine="420"/>
      </w:pPr>
      <w:r>
        <w:rPr>
          <w:rFonts w:hint="eastAsia"/>
        </w:rPr>
        <w:t>（2）将每个样本中的细胞蛋白表达</w:t>
      </w:r>
      <w:r>
        <w:t>值归一化到最大均值水平上</w:t>
      </w:r>
      <w:r>
        <w:rPr>
          <w:rFonts w:hint="eastAsia"/>
        </w:rPr>
        <w:t>，</w:t>
      </w:r>
      <w:r>
        <w:t>即</w:t>
      </w:r>
      <w:r>
        <w:rPr>
          <w:rFonts w:hint="eastAsia"/>
        </w:rPr>
        <w:t>每个样本以一定的比例放大其细胞蛋白表达</w:t>
      </w:r>
      <w:r>
        <w:t>值</w:t>
      </w:r>
      <w:r>
        <w:rPr>
          <w:rFonts w:hint="eastAsia"/>
        </w:rPr>
        <w:t>，每个样本</w:t>
      </w:r>
      <m:oMath>
        <m:r>
          <w:rPr>
            <w:rFonts w:ascii="Cambria Math" w:hAnsi="Cambria Math"/>
          </w:rPr>
          <m:t>r</m:t>
        </m:r>
      </m:oMath>
      <w:r>
        <w:rPr>
          <w:rFonts w:hint="eastAsia"/>
        </w:rPr>
        <w:t>的比例是上述</w:t>
      </w:r>
      <w:r>
        <w:t>最大的蛋白表达值均值</w:t>
      </w:r>
      <w:r>
        <w:rPr>
          <w:rFonts w:hint="eastAsia"/>
        </w:rPr>
        <w:t>和该样本</w:t>
      </w:r>
      <w:r>
        <w:t>的蛋白表达量均值</w:t>
      </w:r>
      <w:r>
        <w:rPr>
          <w:rFonts w:hint="eastAsia"/>
        </w:rPr>
        <w:t>：</w:t>
      </w:r>
    </w:p>
    <w:p>
      <w:pPr>
        <w:ind w:firstLine="420"/>
        <w:rPr>
          <w:i/>
        </w:rPr>
      </w:pPr>
      <m:oMathPara>
        <m:oMath>
          <m:sSub>
            <m:sSubPr>
              <m:ctrlPr>
                <w:rPr>
                  <w:rFonts w:ascii="Cambria Math" w:hAnsi="Cambria Math"/>
                  <w:i/>
                </w:rPr>
              </m:ctrlPr>
            </m:sSubPr>
            <m:e>
              <m:r>
                <w:rPr>
                  <w:rFonts w:hint="eastAsia" w:ascii="Cambria Math" w:hAnsi="Cambria Math"/>
                </w:rPr>
                <m:t>scale</m:t>
              </m:r>
              <m:ctrlPr>
                <w:rPr>
                  <w:rFonts w:ascii="Cambria Math" w:hAnsi="Cambria Math"/>
                  <w:i/>
                </w:rPr>
              </m:ctrlPr>
            </m:e>
            <m:sub>
              <m:r>
                <w:rPr>
                  <w:rFonts w:ascii="Cambria Math" w:hAnsi="Cambria Math"/>
                </w:rPr>
                <m:t>r</m:t>
              </m:r>
              <m:ctrlPr>
                <w:rPr>
                  <w:rFonts w:ascii="Cambria Math" w:hAnsi="Cambria Math"/>
                  <w:i/>
                </w:rPr>
              </m:ctrlPr>
            </m:sub>
          </m:sSub>
          <m:r>
            <w:rPr>
              <w:rFonts w:hint="eastAsia" w:ascii="Cambria Math" w:hAnsi="Cambria Math"/>
            </w:rPr>
            <m:t>=</m:t>
          </m:r>
          <m:r>
            <w:rPr>
              <w:rFonts w:ascii="Cambria Math" w:hAnsi="Cambria Math"/>
            </w:rPr>
            <m:t xml:space="preserve"> </m:t>
          </m:r>
          <m:f>
            <m:fPr>
              <m:ctrlPr>
                <w:rPr>
                  <w:rFonts w:ascii="Cambria Math" w:hAnsi="Cambria Math"/>
                  <w:i/>
                </w:rPr>
              </m:ctrlPr>
            </m:fPr>
            <m:num>
              <m:sPre>
                <m:sPrePr>
                  <m:ctrlPr>
                    <w:rPr>
                      <w:rFonts w:ascii="Cambria Math" w:hAnsi="Cambria Math"/>
                      <w:i/>
                    </w:rPr>
                  </m:ctrlPr>
                </m:sPrePr>
                <m:sub>
                  <m:r>
                    <w:rPr>
                      <w:rFonts w:ascii="Cambria Math" w:hAnsi="Cambria Math"/>
                    </w:rPr>
                    <m:t>j∈sample</m:t>
                  </m:r>
                  <m:ctrlPr>
                    <w:rPr>
                      <w:rFonts w:ascii="Cambria Math" w:hAnsi="Cambria Math"/>
                      <w:i/>
                    </w:rPr>
                  </m:ctrlPr>
                </m:sub>
                <m:sup>
                  <m:r>
                    <w:rPr>
                      <w:rFonts w:ascii="Cambria Math" w:hAnsi="Cambria Math"/>
                    </w:rPr>
                    <m:t>max</m:t>
                  </m:r>
                  <m:ctrlPr>
                    <w:rPr>
                      <w:rFonts w:ascii="Cambria Math" w:hAnsi="Cambria Math"/>
                      <w:i/>
                    </w:rPr>
                  </m:ctrlPr>
                </m:sup>
                <m:e>
                  <m:r>
                    <w:rPr>
                      <w:rFonts w:ascii="Cambria Math" w:hAnsi="Cambria Math"/>
                    </w:rPr>
                    <m:t>(mean(</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 Ci,denoise</m:t>
                      </m:r>
                      <m:ctrlPr>
                        <w:rPr>
                          <w:rFonts w:ascii="Cambria Math" w:hAnsi="Cambria Math"/>
                          <w:i/>
                        </w:rPr>
                      </m:ctrlPr>
                    </m:sub>
                  </m:sSub>
                  <m:r>
                    <w:rPr>
                      <w:rFonts w:ascii="Cambria Math" w:hAnsi="Cambria Math"/>
                    </w:rPr>
                    <m:t>))</m:t>
                  </m:r>
                  <m:ctrlPr>
                    <w:rPr>
                      <w:rFonts w:ascii="Cambria Math" w:hAnsi="Cambria Math"/>
                      <w:i/>
                    </w:rPr>
                  </m:ctrlPr>
                </m:e>
              </m:sPre>
              <m:ctrlPr>
                <w:rPr>
                  <w:rFonts w:ascii="Cambria Math" w:hAnsi="Cambria Math"/>
                  <w:i/>
                </w:rPr>
              </m:ctrlPr>
            </m:num>
            <m:den>
              <m:r>
                <w:rPr>
                  <w:rFonts w:ascii="Cambria Math" w:hAnsi="Cambria Math"/>
                </w:rPr>
                <m:t>mean(</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r, Ci,denoise</m:t>
                  </m:r>
                  <m:ctrlPr>
                    <w:rPr>
                      <w:rFonts w:ascii="Cambria Math" w:hAnsi="Cambria Math"/>
                      <w:i/>
                    </w:rPr>
                  </m:ctrlPr>
                </m:sub>
              </m:sSub>
              <m:r>
                <w:rPr>
                  <w:rFonts w:ascii="Cambria Math" w:hAnsi="Cambria Math"/>
                </w:rPr>
                <m:t>)</m:t>
              </m:r>
              <m:ctrlPr>
                <w:rPr>
                  <w:rFonts w:ascii="Cambria Math" w:hAnsi="Cambria Math"/>
                  <w:i/>
                </w:rPr>
              </m:ctrlPr>
            </m:den>
          </m:f>
          <m:r>
            <w:rPr>
              <w:rFonts w:ascii="Cambria Math" w:hAnsi="Cambria Math"/>
            </w:rPr>
            <m:t xml:space="preserve">     r∈sample, Ci∈PosCi</m:t>
          </m:r>
        </m:oMath>
      </m:oMathPara>
    </w:p>
    <w:p>
      <w:pPr>
        <w:ind w:firstLine="420"/>
      </w:pPr>
      <w:r>
        <w:t>其中</w:t>
      </w:r>
      <w:r>
        <w:rPr>
          <w:rFonts w:hint="eastAsia"/>
        </w:rPr>
        <w:t>，</w:t>
      </w:r>
      <m:oMath>
        <m:r>
          <w:rPr>
            <w:rFonts w:ascii="Cambria Math" w:hAnsi="Cambria Math"/>
          </w:rPr>
          <m:t>PosCi</m:t>
        </m:r>
      </m:oMath>
      <w:r>
        <w:t>是步骤</w:t>
      </w:r>
      <w:r>
        <w:rPr>
          <w:rFonts w:hint="eastAsia"/>
        </w:rPr>
        <w:t>5定义的阳性细胞，</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r, Ci,denoise</m:t>
            </m:r>
            <m:ctrlPr>
              <w:rPr>
                <w:rFonts w:ascii="Cambria Math" w:hAnsi="Cambria Math"/>
                <w:i/>
              </w:rPr>
            </m:ctrlPr>
          </m:sub>
        </m:sSub>
      </m:oMath>
      <w:r>
        <w:t>是当前样本阳性细胞降噪后的细胞蛋白表达值</w:t>
      </w:r>
      <w:r>
        <w:rPr>
          <w:rFonts w:hint="eastAsia"/>
        </w:rPr>
        <w:t>，</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j, Ci,denoise</m:t>
            </m:r>
            <m:ctrlPr>
              <w:rPr>
                <w:rFonts w:ascii="Cambria Math" w:hAnsi="Cambria Math"/>
                <w:i/>
              </w:rPr>
            </m:ctrlPr>
          </m:sub>
        </m:sSub>
      </m:oMath>
      <w:r>
        <w:t>是</w:t>
      </w:r>
      <w:r>
        <w:rPr>
          <w:rFonts w:hint="eastAsia"/>
        </w:rPr>
        <w:t>处理的所有样本中</w:t>
      </w:r>
      <w:r>
        <w:t>样本阳性细胞降噪后的细胞蛋白表达值</w:t>
      </w:r>
      <w:r>
        <w:rPr>
          <w:rFonts w:hint="eastAsia"/>
        </w:rPr>
        <w:t>。</w:t>
      </w:r>
    </w:p>
    <w:p>
      <w:pPr>
        <w:ind w:firstLine="420"/>
      </w:pPr>
      <w:r>
        <w:rPr>
          <w:rFonts w:hint="eastAsia"/>
        </w:rPr>
        <w:t>则按比例放大后细胞的蛋白表达值为：</w:t>
      </w:r>
    </w:p>
    <w:p>
      <w:pPr>
        <w:ind w:firstLine="420"/>
        <w:rPr>
          <w:i/>
        </w:rPr>
      </w:pPr>
      <m:oMathPara>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r, scale</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r, denoise</m:t>
              </m:r>
              <m:ctrlPr>
                <w:rPr>
                  <w:rFonts w:ascii="Cambria Math" w:hAnsi="Cambria Math"/>
                  <w:i/>
                </w:rPr>
              </m:ctrlPr>
            </m:sub>
          </m:sSub>
          <m:r>
            <w:rPr>
              <w:rFonts w:ascii="Cambria Math" w:hAnsi="Cambria Math"/>
            </w:rPr>
            <m:t xml:space="preserve">* </m:t>
          </m:r>
          <m:sSub>
            <m:sSubPr>
              <m:ctrlPr>
                <w:rPr>
                  <w:rFonts w:ascii="Cambria Math" w:hAnsi="Cambria Math"/>
                  <w:i/>
                </w:rPr>
              </m:ctrlPr>
            </m:sSubPr>
            <m:e>
              <m:r>
                <w:rPr>
                  <w:rFonts w:hint="eastAsia" w:ascii="Cambria Math" w:hAnsi="Cambria Math"/>
                </w:rPr>
                <m:t>scale</m:t>
              </m:r>
              <m:ctrlPr>
                <w:rPr>
                  <w:rFonts w:ascii="Cambria Math" w:hAnsi="Cambria Math"/>
                  <w:i/>
                </w:rPr>
              </m:ctrlPr>
            </m:e>
            <m:sub>
              <m:r>
                <w:rPr>
                  <w:rFonts w:ascii="Cambria Math" w:hAnsi="Cambria Math"/>
                </w:rPr>
                <m:t>r</m:t>
              </m:r>
              <m:ctrlPr>
                <w:rPr>
                  <w:rFonts w:ascii="Cambria Math" w:hAnsi="Cambria Math"/>
                  <w:i/>
                </w:rPr>
              </m:ctrlPr>
            </m:sub>
          </m:sSub>
        </m:oMath>
      </m:oMathPara>
    </w:p>
    <w:p>
      <w:pPr>
        <w:ind w:firstLine="420"/>
      </w:pPr>
      <w:r>
        <w:rPr>
          <w:rFonts w:hint="eastAsia"/>
        </w:rPr>
        <w:t>（3）为了去除椒盐噪点，将经过背景噪音消除和归一化后的图像经过</w:t>
      </w:r>
      <m:oMath>
        <m:r>
          <m:rPr>
            <m:sty m:val="p"/>
          </m:rPr>
          <w:rPr>
            <w:rFonts w:ascii="Cambria Math" w:hAnsi="Cambria Math"/>
          </w:rPr>
          <m:t>5×5</m:t>
        </m:r>
      </m:oMath>
      <w:r>
        <w:rPr>
          <w:rFonts w:hint="eastAsia"/>
        </w:rPr>
        <w:t>中值滤波器，输出最终降噪并归一化后的I</w:t>
      </w:r>
      <w:r>
        <w:t>MC图像</w:t>
      </w:r>
      <w:r>
        <w:rPr>
          <w:rFonts w:hint="eastAsia"/>
        </w:rPr>
        <w:t>，</w:t>
      </w:r>
      <w:r>
        <w:t>并</w:t>
      </w:r>
      <w:r>
        <w:rPr>
          <w:rFonts w:hint="eastAsia"/>
        </w:rPr>
        <w:t>使用步骤3的方法对单细胞进行蛋白定量，输出最终降噪并归一化后的细胞蛋白表达值。</w:t>
      </w:r>
    </w:p>
    <w:p/>
    <w:p>
      <w:r>
        <w:rPr>
          <w:rFonts w:hint="eastAsia"/>
        </w:rPr>
        <w:t xml:space="preserve">步骤 8：交互式调参和去噪结果可视化（可选）。 </w:t>
      </w:r>
    </w:p>
    <w:p>
      <w:pPr>
        <w:ind w:firstLine="420"/>
      </w:pPr>
      <w:r>
        <w:rPr>
          <w:rFonts w:hint="eastAsia"/>
        </w:rPr>
        <w:t>在步骤6的基础上，将阳性细胞范围外的全部像素置0，然后，对产生的图像进行高斯滤波，并可视化，将去噪后的图像呈现在研究者面前，使他们能够观察、判断，和调整参数。用户可调整的参数包括：</w:t>
      </w:r>
      <w:ins w:id="11" w:author="Admin" w:date="2021-07-30T14:54:00Z">
        <w:r>
          <w:rPr>
            <w:rFonts w:hint="eastAsia"/>
          </w:rPr>
          <w:t>最小表达量阈值（缺省值为预处理后图像0</w:t>
        </w:r>
      </w:ins>
      <w:ins w:id="12" w:author="Admin" w:date="2021-07-30T14:54:00Z">
        <w:r>
          <w:rPr/>
          <w:t>.05倍</w:t>
        </w:r>
      </w:ins>
      <w:ins w:id="13" w:author="Admin" w:date="2021-07-30T14:54:00Z">
        <w:r>
          <w:rPr>
            <w:rFonts w:hint="eastAsia"/>
          </w:rPr>
          <w:t>9</w:t>
        </w:r>
      </w:ins>
      <w:ins w:id="14" w:author="Admin" w:date="2021-07-30T14:54:00Z">
        <w:r>
          <w:rPr/>
          <w:t>9分位像素值</w:t>
        </w:r>
      </w:ins>
      <w:ins w:id="15" w:author="Admin" w:date="2021-07-30T14:55:00Z">
        <w:r>
          <w:rPr>
            <w:rFonts w:hint="eastAsia"/>
          </w:rPr>
          <w:t>），</w:t>
        </w:r>
      </w:ins>
      <w:r>
        <w:rPr>
          <w:rFonts w:hint="eastAsia"/>
        </w:rPr>
        <w:t>伪细胞数量（缺省值为1</w:t>
      </w:r>
      <w:r>
        <w:t>000</w:t>
      </w:r>
      <w:r>
        <w:rPr>
          <w:rFonts w:hint="eastAsia"/>
        </w:rPr>
        <w:t>）</w:t>
      </w:r>
      <w:ins w:id="16" w:author="Admin" w:date="2021-07-30T14:55:00Z">
        <w:r>
          <w:rPr>
            <w:rFonts w:hint="eastAsia"/>
          </w:rPr>
          <w:t>，</w:t>
        </w:r>
      </w:ins>
      <w:r>
        <w:rPr>
          <w:rFonts w:hint="eastAsia"/>
        </w:rPr>
        <w:t>以及错误发现率FDR（缺省值为0</w:t>
      </w:r>
      <w:r>
        <w:t>.01</w:t>
      </w:r>
      <w:r>
        <w:rPr>
          <w:rFonts w:hint="eastAsia"/>
        </w:rPr>
        <w:t>）。</w:t>
      </w:r>
    </w:p>
    <w:p>
      <w:pPr>
        <w:pStyle w:val="2"/>
        <w:rPr>
          <w:sz w:val="28"/>
          <w:szCs w:val="28"/>
        </w:rPr>
      </w:pPr>
      <w:r>
        <w:rPr>
          <w:rFonts w:hint="eastAsia"/>
          <w:sz w:val="28"/>
          <w:szCs w:val="28"/>
        </w:rPr>
        <w:t>本方法的一个应用实例</w:t>
      </w:r>
    </w:p>
    <w:p>
      <w:pPr>
        <w:ind w:firstLine="420" w:firstLineChars="200"/>
        <w:rPr>
          <w:ins w:id="18" w:author="xiaoxu" w:date="2021-07-30T15:38:47Z"/>
          <w:rFonts w:hint="default"/>
        </w:rPr>
        <w:pPrChange w:id="17" w:author="xiaoxu" w:date="2021-07-30T15:35:53Z">
          <w:pPr/>
        </w:pPrChange>
      </w:pPr>
      <w:ins w:id="19" w:author="Admin" w:date="2021-07-30T15:10:00Z">
        <w:r>
          <w:rPr>
            <w:rFonts w:hint="eastAsia"/>
          </w:rPr>
          <w:t>我们将本方法应用于黑色素瘤患者的IMC图像中。该数据集的采集方法如下</w:t>
        </w:r>
      </w:ins>
      <w:ins w:id="20" w:author="xiaoxu" w:date="2021-07-30T15:35:55Z">
        <w:r>
          <w:rPr>
            <w:rFonts w:hint="default"/>
          </w:rPr>
          <w:t>：</w:t>
        </w:r>
      </w:ins>
    </w:p>
    <w:p>
      <w:pPr>
        <w:ind w:firstLine="420" w:firstLineChars="200"/>
        <w:rPr>
          <w:ins w:id="22" w:author="xiaoxu" w:date="2021-07-30T15:38:56Z"/>
          <w:rFonts w:hint="eastAsia"/>
        </w:rPr>
        <w:pPrChange w:id="21" w:author="xiaoxu" w:date="2021-07-30T15:35:53Z">
          <w:pPr/>
        </w:pPrChange>
      </w:pPr>
      <w:ins w:id="23" w:author="Admin" w:date="2021-07-30T15:10:00Z">
        <w:r>
          <w:rPr>
            <w:rFonts w:hint="eastAsia"/>
          </w:rPr>
          <w:t>首先筛选靶标蛋白，得到抗体panel（其中包含25个预标记抗体、10个第三方抗体和DNA），设计不同的抗体浓度梯度预实验，获得最佳的抗体浓度配比，然后对样本组织石蜡切片进行染色。抗体孵育完成后使用Hyperion组织质谱成像系统（Fluidigm）对组织切片进行全景图扫描，并挑选合适的感兴趣区域（ROI）进行成像。</w:t>
        </w:r>
      </w:ins>
    </w:p>
    <w:p>
      <w:pPr>
        <w:ind w:firstLine="420" w:firstLineChars="200"/>
        <w:rPr>
          <w:del w:id="25" w:author="Admin" w:date="2021-07-30T15:10:00Z"/>
        </w:rPr>
        <w:pPrChange w:id="24" w:author="xiaoxu" w:date="2021-07-30T15:35:53Z">
          <w:pPr/>
        </w:pPrChange>
      </w:pPr>
      <w:ins w:id="26" w:author="xiaoxu" w:date="2021-07-30T15:39:27Z">
        <w:r>
          <w:rPr>
            <w:rFonts w:hint="default"/>
          </w:rPr>
          <w:t>我们对</w:t>
        </w:r>
      </w:ins>
      <w:ins w:id="27" w:author="xiaoxu" w:date="2021-07-30T15:38:22Z">
        <w:r>
          <w:rPr>
            <w:rFonts w:hint="default"/>
          </w:rPr>
          <w:t>原始的</w:t>
        </w:r>
      </w:ins>
      <w:ins w:id="28" w:author="xiaoxu" w:date="2021-07-30T15:38:25Z">
        <w:r>
          <w:rPr>
            <w:rFonts w:hint="default"/>
          </w:rPr>
          <w:t>IMC</w:t>
        </w:r>
      </w:ins>
      <w:ins w:id="29" w:author="xiaoxu" w:date="2021-07-30T15:38:05Z">
        <w:r>
          <w:rPr>
            <w:rFonts w:hint="default"/>
          </w:rPr>
          <w:t>图像</w:t>
        </w:r>
      </w:ins>
      <w:ins w:id="30" w:author="xiaoxu" w:date="2021-07-30T15:38:37Z">
        <w:r>
          <w:rPr>
            <w:rFonts w:hint="default"/>
          </w:rPr>
          <w:t>使用</w:t>
        </w:r>
      </w:ins>
      <w:ins w:id="31" w:author="xiaoxu" w:date="2021-07-30T15:39:47Z">
        <w:r>
          <w:rPr>
            <w:rFonts w:hint="default"/>
          </w:rPr>
          <w:t>本方法</w:t>
        </w:r>
      </w:ins>
      <w:ins w:id="32" w:author="xiaoxu" w:date="2021-07-30T15:39:51Z">
        <w:r>
          <w:rPr>
            <w:rFonts w:hint="default"/>
          </w:rPr>
          <w:t>进行</w:t>
        </w:r>
      </w:ins>
      <w:ins w:id="33" w:author="xiaoxu" w:date="2021-07-30T15:39:52Z">
        <w:r>
          <w:rPr>
            <w:rFonts w:hint="default"/>
          </w:rPr>
          <w:t>降噪和</w:t>
        </w:r>
      </w:ins>
      <w:ins w:id="34" w:author="xiaoxu" w:date="2021-07-30T15:39:54Z">
        <w:r>
          <w:rPr>
            <w:rFonts w:hint="default"/>
          </w:rPr>
          <w:t>归一化</w:t>
        </w:r>
      </w:ins>
      <w:ins w:id="35" w:author="xiaoxu" w:date="2021-07-30T15:39:55Z">
        <w:r>
          <w:rPr>
            <w:rFonts w:hint="default"/>
          </w:rPr>
          <w:t>，</w:t>
        </w:r>
      </w:ins>
      <w:del w:id="36" w:author="Admin" w:date="2021-07-30T15:10:00Z">
        <w:r>
          <w:rPr>
            <w:rFonts w:hint="eastAsia"/>
          </w:rPr>
          <w:delText>我们将本方法应用于xxx数据集。该数据集的具体描述如下。</w:delText>
        </w:r>
      </w:del>
    </w:p>
    <w:p>
      <w:pPr>
        <w:ind w:firstLine="420" w:firstLineChars="200"/>
        <w:rPr>
          <w:del w:id="38" w:author="xiaoxu" w:date="2021-07-30T15:39:58Z"/>
        </w:rPr>
        <w:pPrChange w:id="37" w:author="xiaoxu" w:date="2021-07-30T15:35:53Z">
          <w:pPr/>
        </w:pPrChange>
      </w:pPr>
    </w:p>
    <w:p>
      <w:pPr>
        <w:ind w:firstLine="0" w:firstLineChars="0"/>
        <w:pPrChange w:id="39" w:author="xiaoxu" w:date="2021-07-30T15:39:58Z">
          <w:pPr/>
        </w:pPrChange>
      </w:pPr>
      <w:r>
        <w:rPr>
          <w:rFonts w:hint="eastAsia"/>
        </w:rPr>
        <w:t>各步骤的实验参数及实验结果列举如下</w:t>
      </w:r>
      <w:ins w:id="40" w:author="xiaoxu" w:date="2021-07-30T15:40:01Z">
        <w:r>
          <w:rPr>
            <w:rFonts w:hint="default"/>
          </w:rPr>
          <w:t>：</w:t>
        </w:r>
      </w:ins>
      <w:del w:id="41" w:author="xiaoxu" w:date="2021-07-30T15:40:01Z">
        <w:bookmarkStart w:id="0" w:name="_GoBack"/>
        <w:bookmarkEnd w:id="0"/>
        <w:r>
          <w:rPr>
            <w:rFonts w:hint="eastAsia"/>
          </w:rPr>
          <w:delText>。</w:delText>
        </w:r>
      </w:del>
    </w:p>
    <w:p>
      <w:pPr>
        <w:rPr>
          <w:del w:id="42" w:author="Admin" w:date="2021-07-30T11:14:00Z"/>
        </w:rPr>
      </w:pPr>
      <w:del w:id="43" w:author="Admin" w:date="2021-07-30T11:14:00Z">
        <w:r>
          <w:rPr>
            <w:rFonts w:hint="eastAsia"/>
          </w:rPr>
          <w:delText>步骤1：</w:delText>
        </w:r>
      </w:del>
    </w:p>
    <w:p>
      <w:pPr>
        <w:ind w:firstLine="420" w:firstLineChars="200"/>
        <w:pPrChange w:id="44" w:author="Admin" w:date="2021-07-30T15:11:00Z">
          <w:pPr/>
        </w:pPrChange>
      </w:pPr>
      <w:r>
        <w:rPr>
          <w:rFonts w:hint="eastAsia"/>
        </w:rPr>
        <w:t>图1：</w:t>
      </w:r>
      <w:ins w:id="45" w:author="Admin" w:date="2021-07-30T14:07:00Z">
        <w:r>
          <w:rPr>
            <w:rFonts w:hint="eastAsia"/>
          </w:rPr>
          <w:t>步骤1</w:t>
        </w:r>
      </w:ins>
      <w:r>
        <w:rPr>
          <w:rFonts w:hint="eastAsia"/>
        </w:rPr>
        <w:t>使用Dice</w:t>
      </w:r>
      <w:r>
        <w:t>-XMBD</w:t>
      </w:r>
      <w:r>
        <w:rPr>
          <w:rFonts w:hint="eastAsia"/>
        </w:rPr>
        <w:t>得到的单细胞分割结果。</w:t>
      </w:r>
    </w:p>
    <w:p>
      <w:pPr>
        <w:rPr>
          <w:del w:id="46" w:author="Admin" w:date="2021-07-30T15:11:00Z"/>
          <w:rFonts w:hint="eastAsia"/>
        </w:rPr>
      </w:pPr>
      <w:r>
        <w:rPr>
          <w:sz w:val="10"/>
          <w:szCs w:val="10"/>
        </w:rPr>
        <mc:AlternateContent>
          <mc:Choice Requires="wps">
            <w:drawing>
              <wp:anchor distT="45720" distB="45720" distL="114300" distR="114300" simplePos="0" relativeHeight="251671552" behindDoc="0" locked="0" layoutInCell="1" allowOverlap="1">
                <wp:simplePos x="0" y="0"/>
                <wp:positionH relativeFrom="margin">
                  <wp:align>left</wp:align>
                </wp:positionH>
                <wp:positionV relativeFrom="paragraph">
                  <wp:posOffset>2771140</wp:posOffset>
                </wp:positionV>
                <wp:extent cx="5200650" cy="1404620"/>
                <wp:effectExtent l="0" t="0" r="0" b="6350"/>
                <wp:wrapSquare wrapText="bothSides"/>
                <wp:docPr id="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solidFill>
                          <a:srgbClr val="FFFFFF"/>
                        </a:solidFill>
                        <a:ln w="9525">
                          <a:noFill/>
                          <a:miter lim="800000"/>
                        </a:ln>
                      </wps:spPr>
                      <wps:txbx>
                        <w:txbxContent>
                          <w:p>
                            <w:pPr>
                              <w:jc w:val="center"/>
                              <w:rPr>
                                <w:sz w:val="18"/>
                                <w:szCs w:val="18"/>
                              </w:rPr>
                            </w:pPr>
                            <w:r>
                              <w:rPr>
                                <w:rFonts w:hint="eastAsia"/>
                                <w:sz w:val="18"/>
                                <w:szCs w:val="18"/>
                              </w:rPr>
                              <w:t>图1：</w:t>
                            </w:r>
                            <w:r>
                              <w:rPr>
                                <w:sz w:val="18"/>
                                <w:szCs w:val="18"/>
                              </w:rPr>
                              <w:t>（</w:t>
                            </w:r>
                            <w:r>
                              <w:rPr>
                                <w:rFonts w:hint="eastAsia"/>
                                <w:sz w:val="18"/>
                                <w:szCs w:val="18"/>
                              </w:rPr>
                              <w:t>左</w:t>
                            </w:r>
                            <w:r>
                              <w:rPr>
                                <w:sz w:val="18"/>
                                <w:szCs w:val="18"/>
                              </w:rPr>
                              <w:t>）</w:t>
                            </w:r>
                            <w:r>
                              <w:rPr>
                                <w:rFonts w:hint="eastAsia"/>
                                <w:sz w:val="18"/>
                                <w:szCs w:val="18"/>
                              </w:rPr>
                              <w:t>原始图像</w:t>
                            </w:r>
                            <w:r>
                              <w:rPr>
                                <w:sz w:val="18"/>
                                <w:szCs w:val="18"/>
                              </w:rPr>
                              <w:t>的细胞核通道</w:t>
                            </w:r>
                            <w:r>
                              <w:rPr>
                                <w:rFonts w:hint="eastAsia"/>
                                <w:sz w:val="18"/>
                                <w:szCs w:val="18"/>
                              </w:rPr>
                              <w:t>；</w:t>
                            </w:r>
                            <w:r>
                              <w:rPr>
                                <w:sz w:val="18"/>
                                <w:szCs w:val="18"/>
                              </w:rPr>
                              <w:t>（</w:t>
                            </w:r>
                            <w:r>
                              <w:rPr>
                                <w:rFonts w:hint="eastAsia"/>
                                <w:sz w:val="18"/>
                                <w:szCs w:val="18"/>
                              </w:rPr>
                              <w:t>右</w:t>
                            </w:r>
                            <w:r>
                              <w:rPr>
                                <w:sz w:val="18"/>
                                <w:szCs w:val="18"/>
                              </w:rPr>
                              <w:t>）</w:t>
                            </w:r>
                            <w:r>
                              <w:rPr>
                                <w:rFonts w:hint="eastAsia"/>
                                <w:sz w:val="18"/>
                                <w:szCs w:val="18"/>
                              </w:rPr>
                              <w:t>单细胞分割</w:t>
                            </w:r>
                            <w:r>
                              <w:rPr>
                                <w:sz w:val="18"/>
                                <w:szCs w:val="18"/>
                              </w:rPr>
                              <w:t>图像</w:t>
                            </w:r>
                            <w:r>
                              <w:rPr>
                                <w:rFonts w:hint="eastAsia"/>
                                <w:sz w:val="18"/>
                                <w:szCs w:val="18"/>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top:218.2pt;height:110.6pt;width:409.5pt;mso-position-horizontal:left;mso-position-horizontal-relative:margin;mso-wrap-distance-bottom:3.6pt;mso-wrap-distance-left:9pt;mso-wrap-distance-right:9pt;mso-wrap-distance-top:3.6pt;z-index:251671552;mso-width-relative:page;mso-height-relative:margin;mso-height-percent:200;" fillcolor="#FFFFFF" filled="t" stroked="f" coordsize="21600,21600" o:gfxdata="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9dCA1wAAAAgBAAAPAAAAAAAAAAEAIAAAADgAAABkcnMvZG93bnJldi54bWxQ&#10;SwECFAAUAAAACACHTuJAAbdZTRsCAAAFBAAADgAAAAAAAAABACAAAAA8AQAAZHJzL2Uyb0RvYy54&#10;bWxQSwUGAAAAAAYABgBZAQAAyQUAAAAA&#10;">
                <v:fill on="t" focussize="0,0"/>
                <v:stroke on="f" miterlimit="8" joinstyle="miter"/>
                <v:imagedata o:title=""/>
                <o:lock v:ext="edit" aspectratio="f"/>
                <v:textbox style="mso-fit-shape-to-text:t;">
                  <w:txbxContent>
                    <w:p>
                      <w:pPr>
                        <w:jc w:val="center"/>
                        <w:rPr>
                          <w:sz w:val="18"/>
                          <w:szCs w:val="18"/>
                        </w:rPr>
                      </w:pPr>
                      <w:r>
                        <w:rPr>
                          <w:rFonts w:hint="eastAsia"/>
                          <w:sz w:val="18"/>
                          <w:szCs w:val="18"/>
                        </w:rPr>
                        <w:t>图1：</w:t>
                      </w:r>
                      <w:r>
                        <w:rPr>
                          <w:sz w:val="18"/>
                          <w:szCs w:val="18"/>
                        </w:rPr>
                        <w:t>（</w:t>
                      </w:r>
                      <w:r>
                        <w:rPr>
                          <w:rFonts w:hint="eastAsia"/>
                          <w:sz w:val="18"/>
                          <w:szCs w:val="18"/>
                        </w:rPr>
                        <w:t>左</w:t>
                      </w:r>
                      <w:r>
                        <w:rPr>
                          <w:sz w:val="18"/>
                          <w:szCs w:val="18"/>
                        </w:rPr>
                        <w:t>）</w:t>
                      </w:r>
                      <w:r>
                        <w:rPr>
                          <w:rFonts w:hint="eastAsia"/>
                          <w:sz w:val="18"/>
                          <w:szCs w:val="18"/>
                        </w:rPr>
                        <w:t>原始图像</w:t>
                      </w:r>
                      <w:r>
                        <w:rPr>
                          <w:sz w:val="18"/>
                          <w:szCs w:val="18"/>
                        </w:rPr>
                        <w:t>的细胞核通道</w:t>
                      </w:r>
                      <w:r>
                        <w:rPr>
                          <w:rFonts w:hint="eastAsia"/>
                          <w:sz w:val="18"/>
                          <w:szCs w:val="18"/>
                        </w:rPr>
                        <w:t>；</w:t>
                      </w:r>
                      <w:r>
                        <w:rPr>
                          <w:sz w:val="18"/>
                          <w:szCs w:val="18"/>
                        </w:rPr>
                        <w:t>（</w:t>
                      </w:r>
                      <w:r>
                        <w:rPr>
                          <w:rFonts w:hint="eastAsia"/>
                          <w:sz w:val="18"/>
                          <w:szCs w:val="18"/>
                        </w:rPr>
                        <w:t>右</w:t>
                      </w:r>
                      <w:r>
                        <w:rPr>
                          <w:sz w:val="18"/>
                          <w:szCs w:val="18"/>
                        </w:rPr>
                        <w:t>）</w:t>
                      </w:r>
                      <w:r>
                        <w:rPr>
                          <w:rFonts w:hint="eastAsia"/>
                          <w:sz w:val="18"/>
                          <w:szCs w:val="18"/>
                        </w:rPr>
                        <w:t>单细胞分割</w:t>
                      </w:r>
                      <w:r>
                        <w:rPr>
                          <w:sz w:val="18"/>
                          <w:szCs w:val="18"/>
                        </w:rPr>
                        <w:t>图像</w:t>
                      </w:r>
                      <w:r>
                        <w:rPr>
                          <w:rFonts w:hint="eastAsia"/>
                          <w:sz w:val="18"/>
                          <w:szCs w:val="18"/>
                        </w:rPr>
                        <w:t>。</w:t>
                      </w:r>
                    </w:p>
                  </w:txbxContent>
                </v:textbox>
                <w10:wrap type="square"/>
              </v:shape>
            </w:pict>
          </mc:Fallback>
        </mc:AlternateContent>
      </w:r>
      <w:r>
        <w:rPr>
          <w:rFonts w:hint="eastAsia"/>
        </w:rPr>
        <w:drawing>
          <wp:inline distT="0" distB="0" distL="0" distR="0">
            <wp:extent cx="5274310" cy="26289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inline>
        </w:drawing>
      </w:r>
    </w:p>
    <w:p>
      <w:pPr>
        <w:rPr>
          <w:del w:id="47" w:author="Admin" w:date="2021-07-30T15:11:00Z"/>
          <w:rFonts w:hint="eastAsia"/>
        </w:rPr>
      </w:pPr>
    </w:p>
    <w:p>
      <w:pPr>
        <w:ind w:firstLine="420" w:firstLineChars="200"/>
        <w:pPrChange w:id="48" w:author="Admin" w:date="2021-07-30T15:11:00Z">
          <w:pPr/>
        </w:pPrChange>
      </w:pPr>
      <w:r>
        <w:t>图</w:t>
      </w:r>
      <w:r>
        <w:rPr>
          <w:rFonts w:hint="eastAsia"/>
        </w:rPr>
        <w:t>2：步骤2</w:t>
      </w:r>
      <w:r>
        <w:t>预处理</w:t>
      </w:r>
      <w:r>
        <w:rPr>
          <w:rFonts w:hint="eastAsia"/>
        </w:rPr>
        <w:t>后的效果图。</w:t>
      </w:r>
    </w:p>
    <w:p>
      <w:r>
        <w:rPr>
          <w:sz w:val="10"/>
          <w:szCs w:val="10"/>
        </w:rPr>
        <mc:AlternateContent>
          <mc:Choice Requires="wps">
            <w:drawing>
              <wp:anchor distT="45720" distB="45720" distL="114300" distR="114300" simplePos="0" relativeHeight="251663360" behindDoc="0" locked="0" layoutInCell="1" allowOverlap="1">
                <wp:simplePos x="0" y="0"/>
                <wp:positionH relativeFrom="margin">
                  <wp:posOffset>0</wp:posOffset>
                </wp:positionH>
                <wp:positionV relativeFrom="paragraph">
                  <wp:posOffset>2773680</wp:posOffset>
                </wp:positionV>
                <wp:extent cx="5200650" cy="1404620"/>
                <wp:effectExtent l="0" t="0" r="0" b="6350"/>
                <wp:wrapSquare wrapText="bothSides"/>
                <wp:docPr id="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solidFill>
                          <a:srgbClr val="FFFFFF"/>
                        </a:solidFill>
                        <a:ln w="9525">
                          <a:noFill/>
                          <a:miter lim="800000"/>
                        </a:ln>
                      </wps:spPr>
                      <wps:txbx>
                        <w:txbxContent>
                          <w:p>
                            <w:pPr>
                              <w:jc w:val="center"/>
                              <w:rPr>
                                <w:sz w:val="18"/>
                                <w:szCs w:val="18"/>
                              </w:rPr>
                            </w:pPr>
                            <w:r>
                              <w:rPr>
                                <w:rFonts w:hint="eastAsia"/>
                                <w:sz w:val="18"/>
                                <w:szCs w:val="18"/>
                              </w:rPr>
                              <w:t>图2</w:t>
                            </w:r>
                            <w:r>
                              <w:rPr>
                                <w:sz w:val="18"/>
                                <w:szCs w:val="18"/>
                              </w:rPr>
                              <w:t>a</w:t>
                            </w:r>
                            <w:r>
                              <w:rPr>
                                <w:rFonts w:hint="eastAsia"/>
                                <w:sz w:val="18"/>
                                <w:szCs w:val="18"/>
                              </w:rPr>
                              <w:t>：</w:t>
                            </w:r>
                            <w:r>
                              <w:rPr>
                                <w:sz w:val="18"/>
                                <w:szCs w:val="18"/>
                              </w:rPr>
                              <w:t>（</w:t>
                            </w:r>
                            <w:r>
                              <w:rPr>
                                <w:rFonts w:hint="eastAsia"/>
                                <w:sz w:val="18"/>
                                <w:szCs w:val="18"/>
                              </w:rPr>
                              <w:t>左</w:t>
                            </w:r>
                            <w:r>
                              <w:rPr>
                                <w:sz w:val="18"/>
                                <w:szCs w:val="18"/>
                              </w:rPr>
                              <w:t>）CD3</w:t>
                            </w:r>
                            <w:r>
                              <w:rPr>
                                <w:rFonts w:hint="eastAsia"/>
                                <w:sz w:val="18"/>
                                <w:szCs w:val="18"/>
                              </w:rPr>
                              <w:t>蛋白通道的</w:t>
                            </w:r>
                            <w:r>
                              <w:rPr>
                                <w:sz w:val="18"/>
                                <w:szCs w:val="18"/>
                              </w:rPr>
                              <w:t>原始图像</w:t>
                            </w:r>
                            <w:r>
                              <w:rPr>
                                <w:rFonts w:hint="eastAsia"/>
                                <w:sz w:val="18"/>
                                <w:szCs w:val="18"/>
                              </w:rPr>
                              <w:t>；</w:t>
                            </w:r>
                            <w:r>
                              <w:rPr>
                                <w:sz w:val="18"/>
                                <w:szCs w:val="18"/>
                              </w:rPr>
                              <w:t>（</w:t>
                            </w:r>
                            <w:r>
                              <w:rPr>
                                <w:rFonts w:hint="eastAsia"/>
                                <w:sz w:val="18"/>
                                <w:szCs w:val="18"/>
                              </w:rPr>
                              <w:t>右</w:t>
                            </w:r>
                            <w:r>
                              <w:rPr>
                                <w:sz w:val="18"/>
                                <w:szCs w:val="18"/>
                              </w:rPr>
                              <w:t>）</w:t>
                            </w:r>
                            <w:r>
                              <w:rPr>
                                <w:rFonts w:hint="eastAsia"/>
                                <w:sz w:val="18"/>
                                <w:szCs w:val="18"/>
                              </w:rPr>
                              <w:t>经过A</w:t>
                            </w:r>
                            <w:r>
                              <w:rPr>
                                <w:sz w:val="18"/>
                                <w:szCs w:val="18"/>
                              </w:rPr>
                              <w:t>rcsinh转换</w:t>
                            </w:r>
                            <w:r>
                              <w:rPr>
                                <w:rFonts w:hint="eastAsia"/>
                                <w:sz w:val="18"/>
                                <w:szCs w:val="18"/>
                              </w:rPr>
                              <w:t>后</w:t>
                            </w:r>
                            <w:r>
                              <w:rPr>
                                <w:sz w:val="18"/>
                                <w:szCs w:val="18"/>
                              </w:rPr>
                              <w:t>图像</w:t>
                            </w:r>
                            <w:r>
                              <w:rPr>
                                <w:rFonts w:hint="eastAsia"/>
                                <w:sz w:val="18"/>
                                <w:szCs w:val="18"/>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0pt;margin-top:218.4pt;height:110.6pt;width:409.5pt;mso-position-horizontal-relative:margin;mso-wrap-distance-bottom:3.6pt;mso-wrap-distance-left:9pt;mso-wrap-distance-right:9pt;mso-wrap-distance-top:3.6pt;z-index:251663360;mso-width-relative:page;mso-height-relative:margin;mso-height-percent:200;" fillcolor="#FFFFFF" filled="t" stroked="f" coordsize="21600,21600" o:gfxdata="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Ex1ZtPXAAAACAEAAA8AAAAAAAAAAQAgAAAAOAAAAGRycy9kb3ducmV2LnhtbFBL&#10;AQIUABQAAAAIAIdO4kChiQ8xGgIAAAUEAAAOAAAAAAAAAAEAIAAAADwBAABkcnMvZTJvRG9jLnht&#10;bFBLBQYAAAAABgAGAFkBAADIBQAAAAA=&#10;">
                <v:fill on="t" focussize="0,0"/>
                <v:stroke on="f" miterlimit="8" joinstyle="miter"/>
                <v:imagedata o:title=""/>
                <o:lock v:ext="edit" aspectratio="f"/>
                <v:textbox style="mso-fit-shape-to-text:t;">
                  <w:txbxContent>
                    <w:p>
                      <w:pPr>
                        <w:jc w:val="center"/>
                        <w:rPr>
                          <w:sz w:val="18"/>
                          <w:szCs w:val="18"/>
                        </w:rPr>
                      </w:pPr>
                      <w:r>
                        <w:rPr>
                          <w:rFonts w:hint="eastAsia"/>
                          <w:sz w:val="18"/>
                          <w:szCs w:val="18"/>
                        </w:rPr>
                        <w:t>图2</w:t>
                      </w:r>
                      <w:r>
                        <w:rPr>
                          <w:sz w:val="18"/>
                          <w:szCs w:val="18"/>
                        </w:rPr>
                        <w:t>a</w:t>
                      </w:r>
                      <w:r>
                        <w:rPr>
                          <w:rFonts w:hint="eastAsia"/>
                          <w:sz w:val="18"/>
                          <w:szCs w:val="18"/>
                        </w:rPr>
                        <w:t>：</w:t>
                      </w:r>
                      <w:r>
                        <w:rPr>
                          <w:sz w:val="18"/>
                          <w:szCs w:val="18"/>
                        </w:rPr>
                        <w:t>（</w:t>
                      </w:r>
                      <w:r>
                        <w:rPr>
                          <w:rFonts w:hint="eastAsia"/>
                          <w:sz w:val="18"/>
                          <w:szCs w:val="18"/>
                        </w:rPr>
                        <w:t>左</w:t>
                      </w:r>
                      <w:r>
                        <w:rPr>
                          <w:sz w:val="18"/>
                          <w:szCs w:val="18"/>
                        </w:rPr>
                        <w:t>）CD3</w:t>
                      </w:r>
                      <w:r>
                        <w:rPr>
                          <w:rFonts w:hint="eastAsia"/>
                          <w:sz w:val="18"/>
                          <w:szCs w:val="18"/>
                        </w:rPr>
                        <w:t>蛋白通道的</w:t>
                      </w:r>
                      <w:r>
                        <w:rPr>
                          <w:sz w:val="18"/>
                          <w:szCs w:val="18"/>
                        </w:rPr>
                        <w:t>原始图像</w:t>
                      </w:r>
                      <w:r>
                        <w:rPr>
                          <w:rFonts w:hint="eastAsia"/>
                          <w:sz w:val="18"/>
                          <w:szCs w:val="18"/>
                        </w:rPr>
                        <w:t>；</w:t>
                      </w:r>
                      <w:r>
                        <w:rPr>
                          <w:sz w:val="18"/>
                          <w:szCs w:val="18"/>
                        </w:rPr>
                        <w:t>（</w:t>
                      </w:r>
                      <w:r>
                        <w:rPr>
                          <w:rFonts w:hint="eastAsia"/>
                          <w:sz w:val="18"/>
                          <w:szCs w:val="18"/>
                        </w:rPr>
                        <w:t>右</w:t>
                      </w:r>
                      <w:r>
                        <w:rPr>
                          <w:sz w:val="18"/>
                          <w:szCs w:val="18"/>
                        </w:rPr>
                        <w:t>）</w:t>
                      </w:r>
                      <w:r>
                        <w:rPr>
                          <w:rFonts w:hint="eastAsia"/>
                          <w:sz w:val="18"/>
                          <w:szCs w:val="18"/>
                        </w:rPr>
                        <w:t>经过A</w:t>
                      </w:r>
                      <w:r>
                        <w:rPr>
                          <w:sz w:val="18"/>
                          <w:szCs w:val="18"/>
                        </w:rPr>
                        <w:t>rcsinh转换</w:t>
                      </w:r>
                      <w:r>
                        <w:rPr>
                          <w:rFonts w:hint="eastAsia"/>
                          <w:sz w:val="18"/>
                          <w:szCs w:val="18"/>
                        </w:rPr>
                        <w:t>后</w:t>
                      </w:r>
                      <w:r>
                        <w:rPr>
                          <w:sz w:val="18"/>
                          <w:szCs w:val="18"/>
                        </w:rPr>
                        <w:t>图像</w:t>
                      </w:r>
                      <w:r>
                        <w:rPr>
                          <w:rFonts w:hint="eastAsia"/>
                          <w:sz w:val="18"/>
                          <w:szCs w:val="18"/>
                        </w:rPr>
                        <w:t>。</w:t>
                      </w:r>
                    </w:p>
                  </w:txbxContent>
                </v:textbox>
                <w10:wrap type="square"/>
              </v:shape>
            </w:pict>
          </mc:Fallback>
        </mc:AlternateContent>
      </w:r>
      <w:r>
        <w:rPr>
          <w:sz w:val="10"/>
          <w:szCs w:val="10"/>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2777490</wp:posOffset>
                </wp:positionV>
                <wp:extent cx="5200650" cy="1404620"/>
                <wp:effectExtent l="0" t="0" r="0" b="6350"/>
                <wp:wrapSquare wrapText="bothSides"/>
                <wp:docPr id="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solidFill>
                          <a:srgbClr val="FFFFFF"/>
                        </a:solidFill>
                        <a:ln w="9525">
                          <a:noFill/>
                          <a:miter lim="800000"/>
                        </a:ln>
                      </wps:spPr>
                      <wps:txbx>
                        <w:txbxContent>
                          <w:p>
                            <w:pPr>
                              <w:jc w:val="center"/>
                              <w:rPr>
                                <w:sz w:val="18"/>
                                <w:szCs w:val="18"/>
                              </w:rPr>
                            </w:pPr>
                            <w:r>
                              <w:rPr>
                                <w:rFonts w:hint="eastAsia"/>
                                <w:sz w:val="18"/>
                                <w:szCs w:val="18"/>
                              </w:rPr>
                              <w:t>图2</w:t>
                            </w:r>
                            <w:r>
                              <w:rPr>
                                <w:sz w:val="18"/>
                                <w:szCs w:val="18"/>
                              </w:rPr>
                              <w:t>a</w:t>
                            </w:r>
                            <w:r>
                              <w:rPr>
                                <w:rFonts w:hint="eastAsia"/>
                                <w:sz w:val="18"/>
                                <w:szCs w:val="18"/>
                              </w:rPr>
                              <w:t>：</w:t>
                            </w:r>
                            <w:r>
                              <w:rPr>
                                <w:sz w:val="18"/>
                                <w:szCs w:val="18"/>
                              </w:rPr>
                              <w:t>（</w:t>
                            </w:r>
                            <w:r>
                              <w:rPr>
                                <w:rFonts w:hint="eastAsia"/>
                                <w:sz w:val="18"/>
                                <w:szCs w:val="18"/>
                              </w:rPr>
                              <w:t>左</w:t>
                            </w:r>
                            <w:r>
                              <w:rPr>
                                <w:sz w:val="18"/>
                                <w:szCs w:val="18"/>
                              </w:rPr>
                              <w:t>）</w:t>
                            </w:r>
                            <w:r>
                              <w:rPr>
                                <w:rFonts w:hint="eastAsia"/>
                                <w:sz w:val="18"/>
                                <w:szCs w:val="18"/>
                              </w:rPr>
                              <w:t>CD3通道原始图像</w:t>
                            </w:r>
                            <w:r>
                              <w:rPr>
                                <w:sz w:val="18"/>
                                <w:szCs w:val="18"/>
                              </w:rPr>
                              <w:t>，（</w:t>
                            </w:r>
                            <w:r>
                              <w:rPr>
                                <w:rFonts w:hint="eastAsia"/>
                                <w:sz w:val="18"/>
                                <w:szCs w:val="18"/>
                              </w:rPr>
                              <w:t>右</w:t>
                            </w:r>
                            <w:r>
                              <w:rPr>
                                <w:sz w:val="18"/>
                                <w:szCs w:val="18"/>
                              </w:rPr>
                              <w:t>）</w:t>
                            </w:r>
                            <w:r>
                              <w:rPr>
                                <w:rFonts w:hint="eastAsia"/>
                                <w:sz w:val="18"/>
                                <w:szCs w:val="18"/>
                              </w:rPr>
                              <w:t>经过A</w:t>
                            </w:r>
                            <w:r>
                              <w:rPr>
                                <w:sz w:val="18"/>
                                <w:szCs w:val="18"/>
                              </w:rPr>
                              <w:t>rcsinh转换后图像</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top:218.7pt;height:110.6pt;width:409.5pt;mso-position-horizontal:left;mso-position-horizontal-relative:margin;mso-wrap-distance-bottom:3.6pt;mso-wrap-distance-left:9pt;mso-wrap-distance-right:9pt;mso-wrap-distance-top:3.6pt;z-index:251661312;mso-width-relative:page;mso-height-relative:margin;mso-height-percent:200;" fillcolor="#FFFFFF" filled="t" stroked="f" coordsize="21600,21600" o:gfxdata="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B8eMdx1wAAAAgBAAAPAAAAAAAAAAEAIAAAADgAAABkcnMvZG93bnJldi54bWxQ&#10;SwECFAAUAAAACACHTuJAtoXDRBsCAAAFBAAADgAAAAAAAAABACAAAAA8AQAAZHJzL2Uyb0RvYy54&#10;bWxQSwUGAAAAAAYABgBZAQAAyQUAAAAA&#10;">
                <v:fill on="t" focussize="0,0"/>
                <v:stroke on="f" miterlimit="8" joinstyle="miter"/>
                <v:imagedata o:title=""/>
                <o:lock v:ext="edit" aspectratio="f"/>
                <v:textbox style="mso-fit-shape-to-text:t;">
                  <w:txbxContent>
                    <w:p>
                      <w:pPr>
                        <w:jc w:val="center"/>
                        <w:rPr>
                          <w:sz w:val="18"/>
                          <w:szCs w:val="18"/>
                        </w:rPr>
                      </w:pPr>
                      <w:r>
                        <w:rPr>
                          <w:rFonts w:hint="eastAsia"/>
                          <w:sz w:val="18"/>
                          <w:szCs w:val="18"/>
                        </w:rPr>
                        <w:t>图2</w:t>
                      </w:r>
                      <w:r>
                        <w:rPr>
                          <w:sz w:val="18"/>
                          <w:szCs w:val="18"/>
                        </w:rPr>
                        <w:t>a</w:t>
                      </w:r>
                      <w:r>
                        <w:rPr>
                          <w:rFonts w:hint="eastAsia"/>
                          <w:sz w:val="18"/>
                          <w:szCs w:val="18"/>
                        </w:rPr>
                        <w:t>：</w:t>
                      </w:r>
                      <w:r>
                        <w:rPr>
                          <w:sz w:val="18"/>
                          <w:szCs w:val="18"/>
                        </w:rPr>
                        <w:t>（</w:t>
                      </w:r>
                      <w:r>
                        <w:rPr>
                          <w:rFonts w:hint="eastAsia"/>
                          <w:sz w:val="18"/>
                          <w:szCs w:val="18"/>
                        </w:rPr>
                        <w:t>左</w:t>
                      </w:r>
                      <w:r>
                        <w:rPr>
                          <w:sz w:val="18"/>
                          <w:szCs w:val="18"/>
                        </w:rPr>
                        <w:t>）</w:t>
                      </w:r>
                      <w:r>
                        <w:rPr>
                          <w:rFonts w:hint="eastAsia"/>
                          <w:sz w:val="18"/>
                          <w:szCs w:val="18"/>
                        </w:rPr>
                        <w:t>CD3通道原始图像</w:t>
                      </w:r>
                      <w:r>
                        <w:rPr>
                          <w:sz w:val="18"/>
                          <w:szCs w:val="18"/>
                        </w:rPr>
                        <w:t>，（</w:t>
                      </w:r>
                      <w:r>
                        <w:rPr>
                          <w:rFonts w:hint="eastAsia"/>
                          <w:sz w:val="18"/>
                          <w:szCs w:val="18"/>
                        </w:rPr>
                        <w:t>右</w:t>
                      </w:r>
                      <w:r>
                        <w:rPr>
                          <w:sz w:val="18"/>
                          <w:szCs w:val="18"/>
                        </w:rPr>
                        <w:t>）</w:t>
                      </w:r>
                      <w:r>
                        <w:rPr>
                          <w:rFonts w:hint="eastAsia"/>
                          <w:sz w:val="18"/>
                          <w:szCs w:val="18"/>
                        </w:rPr>
                        <w:t>经过A</w:t>
                      </w:r>
                      <w:r>
                        <w:rPr>
                          <w:sz w:val="18"/>
                          <w:szCs w:val="18"/>
                        </w:rPr>
                        <w:t>rcsinh转换后图像</w:t>
                      </w:r>
                    </w:p>
                  </w:txbxContent>
                </v:textbox>
                <w10:wrap type="square"/>
              </v:shape>
            </w:pict>
          </mc:Fallback>
        </mc:AlternateContent>
      </w:r>
      <w:r>
        <w:drawing>
          <wp:inline distT="0" distB="0" distL="0" distR="0">
            <wp:extent cx="5274310" cy="2628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inline>
        </w:drawing>
      </w:r>
    </w:p>
    <w:p>
      <w: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2809240</wp:posOffset>
                </wp:positionV>
                <wp:extent cx="5274310" cy="1404620"/>
                <wp:effectExtent l="0" t="0" r="2540" b="6350"/>
                <wp:wrapSquare wrapText="bothSides"/>
                <wp:docPr id="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74310" cy="1404620"/>
                        </a:xfrm>
                        <a:prstGeom prst="rect">
                          <a:avLst/>
                        </a:prstGeom>
                        <a:solidFill>
                          <a:srgbClr val="FFFFFF"/>
                        </a:solidFill>
                        <a:ln w="9525">
                          <a:noFill/>
                          <a:miter lim="800000"/>
                        </a:ln>
                      </wps:spPr>
                      <wps:txbx>
                        <w:txbxContent>
                          <w:p>
                            <w:pPr>
                              <w:jc w:val="center"/>
                              <w:rPr>
                                <w:sz w:val="18"/>
                                <w:szCs w:val="18"/>
                              </w:rPr>
                            </w:pPr>
                            <w:r>
                              <w:rPr>
                                <w:rFonts w:hint="eastAsia"/>
                                <w:sz w:val="18"/>
                                <w:szCs w:val="18"/>
                              </w:rPr>
                              <w:t>图2b</w:t>
                            </w:r>
                            <w:r>
                              <w:rPr>
                                <w:sz w:val="18"/>
                                <w:szCs w:val="18"/>
                              </w:rPr>
                              <w:t>：（</w:t>
                            </w:r>
                            <w:r>
                              <w:rPr>
                                <w:rFonts w:hint="eastAsia"/>
                                <w:sz w:val="18"/>
                                <w:szCs w:val="18"/>
                              </w:rPr>
                              <w:t>左</w:t>
                            </w:r>
                            <w:r>
                              <w:rPr>
                                <w:sz w:val="18"/>
                                <w:szCs w:val="18"/>
                              </w:rPr>
                              <w:t>）</w:t>
                            </w:r>
                            <w:r>
                              <w:rPr>
                                <w:rFonts w:hint="eastAsia"/>
                                <w:sz w:val="18"/>
                                <w:szCs w:val="18"/>
                              </w:rPr>
                              <w:t>经过</w:t>
                            </w:r>
                            <w:r>
                              <w:rPr>
                                <w:sz w:val="18"/>
                                <w:szCs w:val="18"/>
                              </w:rPr>
                              <w:t>Arcsinh转</w:t>
                            </w:r>
                            <w:r>
                              <w:rPr>
                                <w:rFonts w:hint="eastAsia"/>
                                <w:sz w:val="18"/>
                                <w:szCs w:val="18"/>
                              </w:rPr>
                              <w:t>换后</w:t>
                            </w:r>
                            <w:r>
                              <w:rPr>
                                <w:sz w:val="18"/>
                                <w:szCs w:val="18"/>
                              </w:rPr>
                              <w:t>图像</w:t>
                            </w:r>
                            <w:r>
                              <w:rPr>
                                <w:rFonts w:hint="eastAsia"/>
                                <w:sz w:val="18"/>
                                <w:szCs w:val="18"/>
                              </w:rPr>
                              <w:t>；</w:t>
                            </w:r>
                            <w:r>
                              <w:rPr>
                                <w:sz w:val="18"/>
                                <w:szCs w:val="18"/>
                              </w:rPr>
                              <w:t>（</w:t>
                            </w:r>
                            <w:r>
                              <w:rPr>
                                <w:rFonts w:hint="eastAsia"/>
                                <w:sz w:val="18"/>
                                <w:szCs w:val="18"/>
                              </w:rPr>
                              <w:t>右</w:t>
                            </w:r>
                            <w:r>
                              <w:rPr>
                                <w:sz w:val="18"/>
                                <w:szCs w:val="18"/>
                              </w:rPr>
                              <w:t>）</w:t>
                            </w:r>
                            <w:r>
                              <w:rPr>
                                <w:rFonts w:hint="eastAsia"/>
                                <w:sz w:val="18"/>
                                <w:szCs w:val="18"/>
                              </w:rPr>
                              <w:t>去除</w:t>
                            </w:r>
                            <w:r>
                              <w:rPr>
                                <w:sz w:val="18"/>
                                <w:szCs w:val="18"/>
                              </w:rPr>
                              <w:t>“</w:t>
                            </w:r>
                            <w:r>
                              <w:rPr>
                                <w:rFonts w:hint="eastAsia"/>
                                <w:sz w:val="18"/>
                                <w:szCs w:val="18"/>
                              </w:rPr>
                              <w:t>热像素</w:t>
                            </w:r>
                            <w:r>
                              <w:rPr>
                                <w:sz w:val="18"/>
                                <w:szCs w:val="18"/>
                              </w:rPr>
                              <w:t>点”</w:t>
                            </w:r>
                            <w:r>
                              <w:rPr>
                                <w:rFonts w:hint="eastAsia"/>
                                <w:sz w:val="18"/>
                                <w:szCs w:val="18"/>
                              </w:rPr>
                              <w:t>图像。</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top:221.2pt;height:110.6pt;width:415.3pt;mso-position-horizontal:right;mso-position-horizontal-relative:margin;mso-wrap-distance-bottom:3.6pt;mso-wrap-distance-left:9pt;mso-wrap-distance-right:9pt;mso-wrap-distance-top:3.6pt;z-index:251673600;mso-width-relative:page;mso-height-relative:margin;mso-height-percent:200;" fillcolor="#FFFFFF" filled="t" stroked="f" coordsize="21600,21600" o:gfxdata="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IiB+2zXAAAACAEAAA8AAAAAAAAAAQAgAAAAOAAAAGRycy9kb3ducmV2Lnht&#10;bFBLAQIUABQAAAAIAIdO4kAv6TW3HQIAAAUEAAAOAAAAAAAAAAEAIAAAADwBAABkcnMvZTJvRG9j&#10;LnhtbFBLBQYAAAAABgAGAFkBAADLBQAAAAA=&#10;">
                <v:fill on="t" focussize="0,0"/>
                <v:stroke on="f" miterlimit="8" joinstyle="miter"/>
                <v:imagedata o:title=""/>
                <o:lock v:ext="edit" aspectratio="f"/>
                <v:textbox style="mso-fit-shape-to-text:t;">
                  <w:txbxContent>
                    <w:p>
                      <w:pPr>
                        <w:jc w:val="center"/>
                        <w:rPr>
                          <w:sz w:val="18"/>
                          <w:szCs w:val="18"/>
                        </w:rPr>
                      </w:pPr>
                      <w:r>
                        <w:rPr>
                          <w:rFonts w:hint="eastAsia"/>
                          <w:sz w:val="18"/>
                          <w:szCs w:val="18"/>
                        </w:rPr>
                        <w:t>图2b</w:t>
                      </w:r>
                      <w:r>
                        <w:rPr>
                          <w:sz w:val="18"/>
                          <w:szCs w:val="18"/>
                        </w:rPr>
                        <w:t>：（</w:t>
                      </w:r>
                      <w:r>
                        <w:rPr>
                          <w:rFonts w:hint="eastAsia"/>
                          <w:sz w:val="18"/>
                          <w:szCs w:val="18"/>
                        </w:rPr>
                        <w:t>左</w:t>
                      </w:r>
                      <w:r>
                        <w:rPr>
                          <w:sz w:val="18"/>
                          <w:szCs w:val="18"/>
                        </w:rPr>
                        <w:t>）</w:t>
                      </w:r>
                      <w:r>
                        <w:rPr>
                          <w:rFonts w:hint="eastAsia"/>
                          <w:sz w:val="18"/>
                          <w:szCs w:val="18"/>
                        </w:rPr>
                        <w:t>经过</w:t>
                      </w:r>
                      <w:r>
                        <w:rPr>
                          <w:sz w:val="18"/>
                          <w:szCs w:val="18"/>
                        </w:rPr>
                        <w:t>Arcsinh转</w:t>
                      </w:r>
                      <w:r>
                        <w:rPr>
                          <w:rFonts w:hint="eastAsia"/>
                          <w:sz w:val="18"/>
                          <w:szCs w:val="18"/>
                        </w:rPr>
                        <w:t>换后</w:t>
                      </w:r>
                      <w:r>
                        <w:rPr>
                          <w:sz w:val="18"/>
                          <w:szCs w:val="18"/>
                        </w:rPr>
                        <w:t>图像</w:t>
                      </w:r>
                      <w:r>
                        <w:rPr>
                          <w:rFonts w:hint="eastAsia"/>
                          <w:sz w:val="18"/>
                          <w:szCs w:val="18"/>
                        </w:rPr>
                        <w:t>；</w:t>
                      </w:r>
                      <w:r>
                        <w:rPr>
                          <w:sz w:val="18"/>
                          <w:szCs w:val="18"/>
                        </w:rPr>
                        <w:t>（</w:t>
                      </w:r>
                      <w:r>
                        <w:rPr>
                          <w:rFonts w:hint="eastAsia"/>
                          <w:sz w:val="18"/>
                          <w:szCs w:val="18"/>
                        </w:rPr>
                        <w:t>右</w:t>
                      </w:r>
                      <w:r>
                        <w:rPr>
                          <w:sz w:val="18"/>
                          <w:szCs w:val="18"/>
                        </w:rPr>
                        <w:t>）</w:t>
                      </w:r>
                      <w:r>
                        <w:rPr>
                          <w:rFonts w:hint="eastAsia"/>
                          <w:sz w:val="18"/>
                          <w:szCs w:val="18"/>
                        </w:rPr>
                        <w:t>去除</w:t>
                      </w:r>
                      <w:r>
                        <w:rPr>
                          <w:sz w:val="18"/>
                          <w:szCs w:val="18"/>
                        </w:rPr>
                        <w:t>“</w:t>
                      </w:r>
                      <w:r>
                        <w:rPr>
                          <w:rFonts w:hint="eastAsia"/>
                          <w:sz w:val="18"/>
                          <w:szCs w:val="18"/>
                        </w:rPr>
                        <w:t>热像素</w:t>
                      </w:r>
                      <w:r>
                        <w:rPr>
                          <w:sz w:val="18"/>
                          <w:szCs w:val="18"/>
                        </w:rPr>
                        <w:t>点”</w:t>
                      </w:r>
                      <w:r>
                        <w:rPr>
                          <w:rFonts w:hint="eastAsia"/>
                          <w:sz w:val="18"/>
                          <w:szCs w:val="18"/>
                        </w:rPr>
                        <w:t>图像。</w:t>
                      </w:r>
                    </w:p>
                  </w:txbxContent>
                </v:textbox>
                <w10:wrap type="square"/>
              </v:shape>
            </w:pict>
          </mc:Fallback>
        </mc:AlternateContent>
      </w:r>
      <w:r>
        <w:rPr>
          <w:rFonts w:hint="eastAsia"/>
        </w:rPr>
        <w:drawing>
          <wp:inline distT="0" distB="0" distL="0" distR="0">
            <wp:extent cx="5274310" cy="26320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632075"/>
                    </a:xfrm>
                    <a:prstGeom prst="rect">
                      <a:avLst/>
                    </a:prstGeom>
                  </pic:spPr>
                </pic:pic>
              </a:graphicData>
            </a:graphic>
          </wp:inline>
        </w:drawing>
      </w:r>
    </w:p>
    <w:p/>
    <w:p>
      <w:pPr>
        <w:ind w:firstLine="420" w:firstLineChars="200"/>
        <w:pPrChange w:id="49" w:author="Admin" w:date="2021-07-30T15:11:00Z">
          <w:pPr/>
        </w:pPrChange>
      </w:pPr>
      <w:r>
        <w:t>图</w:t>
      </w:r>
      <w:r>
        <w:rPr>
          <w:rFonts w:hint="eastAsia"/>
        </w:rPr>
        <w:t>3：步骤4</w:t>
      </w:r>
      <w:ins w:id="50" w:author="Admin" w:date="2021-07-30T14:03:00Z">
        <w:r>
          <w:rPr>
            <w:rFonts w:hint="eastAsia"/>
          </w:rPr>
          <w:t>设定最小表达量阈值</w:t>
        </w:r>
      </w:ins>
      <w:ins w:id="51" w:author="Admin" w:date="2021-07-30T14:08:00Z">
        <w:r>
          <w:rPr>
            <w:rFonts w:hint="eastAsia"/>
          </w:rPr>
          <w:t>参数</w:t>
        </w:r>
      </w:ins>
      <w:ins w:id="52" w:author="Admin" w:date="2021-07-30T14:03:00Z">
        <w:r>
          <w:rPr>
            <w:rFonts w:hint="eastAsia"/>
          </w:rPr>
          <w:t>为步骤2预处理后</w:t>
        </w:r>
      </w:ins>
      <w:ins w:id="53" w:author="Admin" w:date="2021-07-30T14:04:00Z">
        <w:r>
          <w:rPr>
            <w:rFonts w:hint="eastAsia"/>
          </w:rPr>
          <w:t>图像的</w:t>
        </w:r>
      </w:ins>
      <w:ins w:id="54" w:author="Admin" w:date="2021-07-30T14:03:00Z">
        <w:r>
          <w:rPr>
            <w:rFonts w:hint="eastAsia"/>
          </w:rPr>
          <w:t>0</w:t>
        </w:r>
      </w:ins>
      <w:ins w:id="55" w:author="Admin" w:date="2021-07-30T14:03:00Z">
        <w:r>
          <w:rPr/>
          <w:t>.05倍</w:t>
        </w:r>
      </w:ins>
      <w:ins w:id="56" w:author="Admin" w:date="2021-07-30T14:03:00Z">
        <w:r>
          <w:rPr>
            <w:rFonts w:hint="eastAsia"/>
          </w:rPr>
          <w:t>9</w:t>
        </w:r>
      </w:ins>
      <w:ins w:id="57" w:author="Admin" w:date="2021-07-30T14:03:00Z">
        <w:r>
          <w:rPr/>
          <w:t>9分位像素值</w:t>
        </w:r>
      </w:ins>
      <w:ins w:id="58" w:author="Admin" w:date="2021-07-30T14:08:00Z">
        <w:r>
          <w:rPr>
            <w:rFonts w:hint="eastAsia"/>
          </w:rPr>
          <w:t>，</w:t>
        </w:r>
      </w:ins>
      <w:ins w:id="59" w:author="Admin" w:date="2021-07-30T14:05:00Z">
        <w:r>
          <w:rPr/>
          <w:t>区分出的真实细胞表达区域和噪声区域</w:t>
        </w:r>
      </w:ins>
      <w:ins w:id="60" w:author="Admin" w:date="2021-07-30T14:04:00Z">
        <w:r>
          <w:rPr>
            <w:rFonts w:hint="eastAsia"/>
          </w:rPr>
          <w:t>，</w:t>
        </w:r>
      </w:ins>
      <w:ins w:id="61" w:author="Admin" w:date="2021-07-30T14:05:00Z">
        <w:r>
          <w:rPr>
            <w:rFonts w:hint="eastAsia"/>
          </w:rPr>
          <w:t>及</w:t>
        </w:r>
      </w:ins>
      <w:r>
        <w:rPr>
          <w:rFonts w:hint="eastAsia"/>
        </w:rPr>
        <w:t>提取随机伪细胞</w:t>
      </w:r>
      <w:ins w:id="62" w:author="Admin" w:date="2021-07-30T14:05:00Z">
        <w:r>
          <w:rPr>
            <w:rFonts w:hint="eastAsia"/>
          </w:rPr>
          <w:t>的</w:t>
        </w:r>
      </w:ins>
      <w:r>
        <w:rPr>
          <w:rFonts w:hint="eastAsia"/>
        </w:rPr>
        <w:t>示意图。</w:t>
      </w:r>
    </w:p>
    <w:p>
      <w:r>
        <w:drawing>
          <wp:inline distT="0" distB="0" distL="0" distR="0">
            <wp:extent cx="5274310" cy="26289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628900"/>
                    </a:xfrm>
                    <a:prstGeom prst="rect">
                      <a:avLst/>
                    </a:prstGeom>
                  </pic:spPr>
                </pic:pic>
              </a:graphicData>
            </a:graphic>
          </wp:inline>
        </w:drawing>
      </w:r>
      <w: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2781300</wp:posOffset>
                </wp:positionV>
                <wp:extent cx="5257800" cy="466725"/>
                <wp:effectExtent l="0" t="0" r="0" b="9525"/>
                <wp:wrapSquare wrapText="bothSides"/>
                <wp:docPr id="1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57800" cy="466725"/>
                        </a:xfrm>
                        <a:prstGeom prst="rect">
                          <a:avLst/>
                        </a:prstGeom>
                        <a:solidFill>
                          <a:srgbClr val="FFFFFF"/>
                        </a:solidFill>
                        <a:ln w="9525">
                          <a:noFill/>
                          <a:miter lim="800000"/>
                        </a:ln>
                      </wps:spPr>
                      <wps:txbx>
                        <w:txbxContent>
                          <w:p>
                            <w:pPr>
                              <w:ind w:left="660" w:leftChars="100" w:hanging="450" w:hangingChars="250"/>
                              <w:jc w:val="left"/>
                              <w:rPr>
                                <w:sz w:val="18"/>
                                <w:szCs w:val="18"/>
                              </w:rPr>
                            </w:pPr>
                            <w:r>
                              <w:rPr>
                                <w:rFonts w:hint="eastAsia"/>
                                <w:sz w:val="18"/>
                                <w:szCs w:val="18"/>
                              </w:rPr>
                              <w:t>图</w:t>
                            </w:r>
                            <w:r>
                              <w:rPr>
                                <w:sz w:val="18"/>
                                <w:szCs w:val="18"/>
                              </w:rPr>
                              <w:t>3：（</w:t>
                            </w:r>
                            <w:r>
                              <w:rPr>
                                <w:rFonts w:hint="eastAsia"/>
                                <w:sz w:val="18"/>
                                <w:szCs w:val="18"/>
                              </w:rPr>
                              <w:t>左</w:t>
                            </w:r>
                            <w:r>
                              <w:rPr>
                                <w:sz w:val="18"/>
                                <w:szCs w:val="18"/>
                              </w:rPr>
                              <w:t>）</w:t>
                            </w:r>
                            <w:ins w:id="63" w:author="Admin" w:date="2021-07-30T14:05:00Z">
                              <w:r>
                                <w:rPr>
                                  <w:rFonts w:hint="eastAsia"/>
                                  <w:sz w:val="18"/>
                                  <w:szCs w:val="18"/>
                                </w:rPr>
                                <w:t>真实</w:t>
                              </w:r>
                            </w:ins>
                            <w:r>
                              <w:rPr>
                                <w:rFonts w:hint="eastAsia"/>
                                <w:sz w:val="18"/>
                                <w:szCs w:val="18"/>
                              </w:rPr>
                              <w:t>细胞</w:t>
                            </w:r>
                            <w:del w:id="64" w:author="Admin" w:date="2021-07-30T14:05:00Z">
                              <w:r>
                                <w:rPr>
                                  <w:rFonts w:hint="eastAsia"/>
                                  <w:sz w:val="18"/>
                                  <w:szCs w:val="18"/>
                                </w:rPr>
                                <w:delText>蛋白</w:delText>
                              </w:r>
                            </w:del>
                            <w:r>
                              <w:rPr>
                                <w:rFonts w:hint="eastAsia"/>
                                <w:sz w:val="18"/>
                                <w:szCs w:val="18"/>
                              </w:rPr>
                              <w:t>表达区域</w:t>
                            </w:r>
                            <w:r>
                              <w:rPr>
                                <w:sz w:val="18"/>
                                <w:szCs w:val="18"/>
                              </w:rPr>
                              <w:t>和噪声区域</w:t>
                            </w:r>
                            <w:r>
                              <w:rPr>
                                <w:rFonts w:hint="eastAsia"/>
                                <w:sz w:val="18"/>
                                <w:szCs w:val="18"/>
                              </w:rPr>
                              <w:t>区分图，绿色</w:t>
                            </w:r>
                            <w:r>
                              <w:rPr>
                                <w:sz w:val="18"/>
                                <w:szCs w:val="18"/>
                              </w:rPr>
                              <w:t>为</w:t>
                            </w:r>
                            <w:r>
                              <w:rPr>
                                <w:rFonts w:hint="eastAsia"/>
                                <w:sz w:val="18"/>
                                <w:szCs w:val="18"/>
                              </w:rPr>
                              <w:t>细胞</w:t>
                            </w:r>
                            <w:r>
                              <w:rPr>
                                <w:sz w:val="18"/>
                                <w:szCs w:val="18"/>
                              </w:rPr>
                              <w:t>蛋白表达区域，黑色</w:t>
                            </w:r>
                            <w:r>
                              <w:rPr>
                                <w:rFonts w:hint="eastAsia"/>
                                <w:sz w:val="18"/>
                                <w:szCs w:val="18"/>
                              </w:rPr>
                              <w:t>为</w:t>
                            </w:r>
                            <w:r>
                              <w:rPr>
                                <w:sz w:val="18"/>
                                <w:szCs w:val="18"/>
                              </w:rPr>
                              <w:t>噪声区域</w:t>
                            </w:r>
                            <w:r>
                              <w:rPr>
                                <w:rFonts w:hint="eastAsia"/>
                                <w:sz w:val="18"/>
                                <w:szCs w:val="18"/>
                              </w:rPr>
                              <w:t>；</w:t>
                            </w:r>
                            <w:r>
                              <w:rPr>
                                <w:sz w:val="18"/>
                                <w:szCs w:val="18"/>
                              </w:rPr>
                              <w:t>（</w:t>
                            </w:r>
                            <w:r>
                              <w:rPr>
                                <w:rFonts w:hint="eastAsia"/>
                                <w:sz w:val="18"/>
                                <w:szCs w:val="18"/>
                              </w:rPr>
                              <w:t>右</w:t>
                            </w:r>
                            <w:r>
                              <w:rPr>
                                <w:sz w:val="18"/>
                                <w:szCs w:val="18"/>
                              </w:rPr>
                              <w:t>）</w:t>
                            </w:r>
                            <w:r>
                              <w:rPr>
                                <w:rFonts w:hint="eastAsia"/>
                                <w:sz w:val="18"/>
                                <w:szCs w:val="18"/>
                              </w:rPr>
                              <w:t>提取随机</w:t>
                            </w:r>
                            <w:r>
                              <w:rPr>
                                <w:sz w:val="18"/>
                                <w:szCs w:val="18"/>
                              </w:rPr>
                              <w:t>伪细胞示意图。</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top:219pt;height:36.75pt;width:414pt;mso-position-horizontal:right;mso-position-horizontal-relative:margin;mso-wrap-distance-bottom:3.6pt;mso-wrap-distance-left:9pt;mso-wrap-distance-right:9pt;mso-wrap-distance-top:3.6pt;z-index:251667456;mso-width-relative:page;mso-height-relative:page;" fillcolor="#FFFFFF" filled="t" stroked="f" coordsize="21600,21600" o:gfxdata="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NWvhQDWAAAACAEAAA8AAAAAAAAAAQAgAAAAOAAAAGRycy9kb3ducmV2LnhtbFBL&#10;AQIUABQAAAAIAIdO4kAc29KZGwIAAAUEAAAOAAAAAAAAAAEAIAAAADsBAABkcnMvZTJvRG9jLnht&#10;bFBLBQYAAAAABgAGAFkBAADIBQAAAAA=&#10;">
                <v:fill on="t" focussize="0,0"/>
                <v:stroke on="f" miterlimit="8" joinstyle="miter"/>
                <v:imagedata o:title=""/>
                <o:lock v:ext="edit" aspectratio="f"/>
                <v:textbox>
                  <w:txbxContent>
                    <w:p>
                      <w:pPr>
                        <w:ind w:left="660" w:leftChars="100" w:hanging="450" w:hangingChars="250"/>
                        <w:jc w:val="left"/>
                        <w:rPr>
                          <w:sz w:val="18"/>
                          <w:szCs w:val="18"/>
                        </w:rPr>
                      </w:pPr>
                      <w:r>
                        <w:rPr>
                          <w:rFonts w:hint="eastAsia"/>
                          <w:sz w:val="18"/>
                          <w:szCs w:val="18"/>
                        </w:rPr>
                        <w:t>图</w:t>
                      </w:r>
                      <w:r>
                        <w:rPr>
                          <w:sz w:val="18"/>
                          <w:szCs w:val="18"/>
                        </w:rPr>
                        <w:t>3：（</w:t>
                      </w:r>
                      <w:r>
                        <w:rPr>
                          <w:rFonts w:hint="eastAsia"/>
                          <w:sz w:val="18"/>
                          <w:szCs w:val="18"/>
                        </w:rPr>
                        <w:t>左</w:t>
                      </w:r>
                      <w:r>
                        <w:rPr>
                          <w:sz w:val="18"/>
                          <w:szCs w:val="18"/>
                        </w:rPr>
                        <w:t>）</w:t>
                      </w:r>
                      <w:ins w:id="65" w:author="Admin" w:date="2021-07-30T14:05:00Z">
                        <w:r>
                          <w:rPr>
                            <w:rFonts w:hint="eastAsia"/>
                            <w:sz w:val="18"/>
                            <w:szCs w:val="18"/>
                          </w:rPr>
                          <w:t>真实</w:t>
                        </w:r>
                      </w:ins>
                      <w:r>
                        <w:rPr>
                          <w:rFonts w:hint="eastAsia"/>
                          <w:sz w:val="18"/>
                          <w:szCs w:val="18"/>
                        </w:rPr>
                        <w:t>细胞</w:t>
                      </w:r>
                      <w:del w:id="66" w:author="Admin" w:date="2021-07-30T14:05:00Z">
                        <w:r>
                          <w:rPr>
                            <w:rFonts w:hint="eastAsia"/>
                            <w:sz w:val="18"/>
                            <w:szCs w:val="18"/>
                          </w:rPr>
                          <w:delText>蛋白</w:delText>
                        </w:r>
                      </w:del>
                      <w:r>
                        <w:rPr>
                          <w:rFonts w:hint="eastAsia"/>
                          <w:sz w:val="18"/>
                          <w:szCs w:val="18"/>
                        </w:rPr>
                        <w:t>表达区域</w:t>
                      </w:r>
                      <w:r>
                        <w:rPr>
                          <w:sz w:val="18"/>
                          <w:szCs w:val="18"/>
                        </w:rPr>
                        <w:t>和噪声区域</w:t>
                      </w:r>
                      <w:r>
                        <w:rPr>
                          <w:rFonts w:hint="eastAsia"/>
                          <w:sz w:val="18"/>
                          <w:szCs w:val="18"/>
                        </w:rPr>
                        <w:t>区分图，绿色</w:t>
                      </w:r>
                      <w:r>
                        <w:rPr>
                          <w:sz w:val="18"/>
                          <w:szCs w:val="18"/>
                        </w:rPr>
                        <w:t>为</w:t>
                      </w:r>
                      <w:r>
                        <w:rPr>
                          <w:rFonts w:hint="eastAsia"/>
                          <w:sz w:val="18"/>
                          <w:szCs w:val="18"/>
                        </w:rPr>
                        <w:t>细胞</w:t>
                      </w:r>
                      <w:r>
                        <w:rPr>
                          <w:sz w:val="18"/>
                          <w:szCs w:val="18"/>
                        </w:rPr>
                        <w:t>蛋白表达区域，黑色</w:t>
                      </w:r>
                      <w:r>
                        <w:rPr>
                          <w:rFonts w:hint="eastAsia"/>
                          <w:sz w:val="18"/>
                          <w:szCs w:val="18"/>
                        </w:rPr>
                        <w:t>为</w:t>
                      </w:r>
                      <w:r>
                        <w:rPr>
                          <w:sz w:val="18"/>
                          <w:szCs w:val="18"/>
                        </w:rPr>
                        <w:t>噪声区域</w:t>
                      </w:r>
                      <w:r>
                        <w:rPr>
                          <w:rFonts w:hint="eastAsia"/>
                          <w:sz w:val="18"/>
                          <w:szCs w:val="18"/>
                        </w:rPr>
                        <w:t>；</w:t>
                      </w:r>
                      <w:r>
                        <w:rPr>
                          <w:sz w:val="18"/>
                          <w:szCs w:val="18"/>
                        </w:rPr>
                        <w:t>（</w:t>
                      </w:r>
                      <w:r>
                        <w:rPr>
                          <w:rFonts w:hint="eastAsia"/>
                          <w:sz w:val="18"/>
                          <w:szCs w:val="18"/>
                        </w:rPr>
                        <w:t>右</w:t>
                      </w:r>
                      <w:r>
                        <w:rPr>
                          <w:sz w:val="18"/>
                          <w:szCs w:val="18"/>
                        </w:rPr>
                        <w:t>）</w:t>
                      </w:r>
                      <w:r>
                        <w:rPr>
                          <w:rFonts w:hint="eastAsia"/>
                          <w:sz w:val="18"/>
                          <w:szCs w:val="18"/>
                        </w:rPr>
                        <w:t>提取随机</w:t>
                      </w:r>
                      <w:r>
                        <w:rPr>
                          <w:sz w:val="18"/>
                          <w:szCs w:val="18"/>
                        </w:rPr>
                        <w:t>伪细胞示意图。</w:t>
                      </w:r>
                    </w:p>
                    <w:p/>
                  </w:txbxContent>
                </v:textbox>
                <w10:wrap type="square"/>
              </v:shape>
            </w:pict>
          </mc:Fallback>
        </mc:AlternateContent>
      </w:r>
    </w:p>
    <w:p/>
    <w:p>
      <w:pPr>
        <w:ind w:firstLine="420" w:firstLineChars="200"/>
        <w:pPrChange w:id="67" w:author="Admin" w:date="2021-07-30T15:11:00Z">
          <w:pPr/>
        </w:pPrChange>
      </w:pPr>
      <w:r>
        <w:t>图</w:t>
      </w:r>
      <w:r>
        <w:rPr>
          <w:rFonts w:hint="eastAsia"/>
        </w:rPr>
        <w:t>4：步骤5计算FDR并确定阳性细胞的</w:t>
      </w:r>
      <w:r>
        <w:t>蛋白表达</w:t>
      </w:r>
      <w:r>
        <w:rPr>
          <w:rFonts w:hint="eastAsia"/>
        </w:rPr>
        <w:t>值阈值示意图。</w:t>
      </w:r>
    </w:p>
    <w:p>
      <w:r>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3663315</wp:posOffset>
                </wp:positionV>
                <wp:extent cx="5257800" cy="476250"/>
                <wp:effectExtent l="0" t="0" r="0" b="0"/>
                <wp:wrapSquare wrapText="bothSides"/>
                <wp:docPr id="1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57800" cy="476250"/>
                        </a:xfrm>
                        <a:prstGeom prst="rect">
                          <a:avLst/>
                        </a:prstGeom>
                        <a:solidFill>
                          <a:srgbClr val="FFFFFF"/>
                        </a:solidFill>
                        <a:ln w="9525">
                          <a:noFill/>
                          <a:miter lim="800000"/>
                        </a:ln>
                      </wps:spPr>
                      <wps:txbx>
                        <w:txbxContent>
                          <w:p>
                            <w:pPr>
                              <w:jc w:val="center"/>
                              <w:rPr>
                                <w:sz w:val="18"/>
                                <w:szCs w:val="18"/>
                              </w:rPr>
                            </w:pPr>
                            <w:r>
                              <w:rPr>
                                <w:rFonts w:hint="eastAsia"/>
                                <w:sz w:val="18"/>
                                <w:szCs w:val="18"/>
                              </w:rPr>
                              <w:t>图4：</w:t>
                            </w:r>
                            <w:r>
                              <w:rPr>
                                <w:sz w:val="18"/>
                                <w:szCs w:val="18"/>
                              </w:rPr>
                              <w:t>蓝色</w:t>
                            </w:r>
                            <w:r>
                              <w:rPr>
                                <w:rFonts w:hint="eastAsia"/>
                                <w:sz w:val="18"/>
                                <w:szCs w:val="18"/>
                              </w:rPr>
                              <w:t>曲线</w:t>
                            </w:r>
                            <w:r>
                              <w:rPr>
                                <w:sz w:val="18"/>
                                <w:szCs w:val="18"/>
                              </w:rPr>
                              <w:t>为随机伪细胞蛋白表达量</w:t>
                            </w:r>
                            <w:r>
                              <w:rPr>
                                <w:rFonts w:hint="eastAsia"/>
                                <w:sz w:val="18"/>
                                <w:szCs w:val="18"/>
                              </w:rPr>
                              <w:t>分布曲线</w:t>
                            </w:r>
                            <w:r>
                              <w:rPr>
                                <w:sz w:val="18"/>
                                <w:szCs w:val="18"/>
                              </w:rPr>
                              <w:t>，蓝色阴影区域即</w:t>
                            </w:r>
                            <w:r>
                              <w:rPr>
                                <w:rFonts w:hint="eastAsia"/>
                                <w:sz w:val="18"/>
                                <w:szCs w:val="18"/>
                              </w:rPr>
                              <w:t>假阳细胞数</w:t>
                            </w:r>
                            <w:r>
                              <w:rPr>
                                <w:sz w:val="18"/>
                                <w:szCs w:val="18"/>
                              </w:rPr>
                              <w:t>；</w:t>
                            </w:r>
                          </w:p>
                          <w:p>
                            <w:pPr>
                              <w:ind w:firstLine="540" w:firstLineChars="300"/>
                              <w:jc w:val="center"/>
                            </w:pPr>
                            <w:r>
                              <w:rPr>
                                <w:rFonts w:hint="eastAsia"/>
                                <w:sz w:val="18"/>
                                <w:szCs w:val="18"/>
                              </w:rPr>
                              <w:t>红</w:t>
                            </w:r>
                            <w:r>
                              <w:rPr>
                                <w:sz w:val="18"/>
                                <w:szCs w:val="18"/>
                              </w:rPr>
                              <w:t>色</w:t>
                            </w:r>
                            <w:r>
                              <w:rPr>
                                <w:rFonts w:hint="eastAsia"/>
                                <w:sz w:val="18"/>
                                <w:szCs w:val="18"/>
                              </w:rPr>
                              <w:t>曲线</w:t>
                            </w:r>
                            <w:r>
                              <w:rPr>
                                <w:sz w:val="18"/>
                                <w:szCs w:val="18"/>
                              </w:rPr>
                              <w:t>为</w:t>
                            </w:r>
                            <w:r>
                              <w:rPr>
                                <w:rFonts w:hint="eastAsia"/>
                                <w:sz w:val="18"/>
                                <w:szCs w:val="18"/>
                              </w:rPr>
                              <w:t>图像</w:t>
                            </w:r>
                            <w:r>
                              <w:rPr>
                                <w:sz w:val="18"/>
                                <w:szCs w:val="18"/>
                              </w:rPr>
                              <w:t>内细胞蛋白表达量</w:t>
                            </w:r>
                            <w:r>
                              <w:rPr>
                                <w:rFonts w:hint="eastAsia"/>
                                <w:sz w:val="18"/>
                                <w:szCs w:val="18"/>
                              </w:rPr>
                              <w:t>分布曲线</w:t>
                            </w:r>
                            <w:r>
                              <w:rPr>
                                <w:sz w:val="18"/>
                                <w:szCs w:val="18"/>
                              </w:rPr>
                              <w:t>，</w:t>
                            </w:r>
                            <w:r>
                              <w:rPr>
                                <w:rFonts w:hint="eastAsia"/>
                                <w:sz w:val="18"/>
                                <w:szCs w:val="18"/>
                              </w:rPr>
                              <w:t>红色</w:t>
                            </w:r>
                            <w:r>
                              <w:rPr>
                                <w:sz w:val="18"/>
                                <w:szCs w:val="18"/>
                              </w:rPr>
                              <w:t>阴影区域即</w:t>
                            </w:r>
                            <w:r>
                              <w:rPr>
                                <w:rFonts w:hint="eastAsia"/>
                                <w:sz w:val="18"/>
                                <w:szCs w:val="18"/>
                              </w:rPr>
                              <w:t>真阳细胞数</w:t>
                            </w:r>
                            <w:r>
                              <w:rPr>
                                <w:rFonts w:hint="eastAsia"/>
                              </w:rPr>
                              <w:t>。</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top:288.45pt;height:37.5pt;width:414pt;mso-position-horizontal:right;mso-position-horizontal-relative:margin;mso-wrap-distance-bottom:3.6pt;mso-wrap-distance-left:9pt;mso-wrap-distance-right:9pt;mso-wrap-distance-top:3.6pt;z-index:251669504;mso-width-relative:page;mso-height-relative:page;" fillcolor="#FFFFFF" filled="t" stroked="f" coordsize="21600,21600" o:gfxdata="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S7Dv11gAAAAgBAAAPAAAAAAAAAAEAIAAAADgAAABkcnMvZG93bnJldi54bWxQ&#10;SwECFAAUAAAACACHTuJAvsQOexwCAAAFBAAADgAAAAAAAAABACAAAAA7AQAAZHJzL2Uyb0RvYy54&#10;bWxQSwUGAAAAAAYABgBZAQAAyQUAAAAA&#10;">
                <v:fill on="t" focussize="0,0"/>
                <v:stroke on="f" miterlimit="8" joinstyle="miter"/>
                <v:imagedata o:title=""/>
                <o:lock v:ext="edit" aspectratio="f"/>
                <v:textbox>
                  <w:txbxContent>
                    <w:p>
                      <w:pPr>
                        <w:jc w:val="center"/>
                        <w:rPr>
                          <w:sz w:val="18"/>
                          <w:szCs w:val="18"/>
                        </w:rPr>
                      </w:pPr>
                      <w:r>
                        <w:rPr>
                          <w:rFonts w:hint="eastAsia"/>
                          <w:sz w:val="18"/>
                          <w:szCs w:val="18"/>
                        </w:rPr>
                        <w:t>图4：</w:t>
                      </w:r>
                      <w:r>
                        <w:rPr>
                          <w:sz w:val="18"/>
                          <w:szCs w:val="18"/>
                        </w:rPr>
                        <w:t>蓝色</w:t>
                      </w:r>
                      <w:r>
                        <w:rPr>
                          <w:rFonts w:hint="eastAsia"/>
                          <w:sz w:val="18"/>
                          <w:szCs w:val="18"/>
                        </w:rPr>
                        <w:t>曲线</w:t>
                      </w:r>
                      <w:r>
                        <w:rPr>
                          <w:sz w:val="18"/>
                          <w:szCs w:val="18"/>
                        </w:rPr>
                        <w:t>为随机伪细胞蛋白表达量</w:t>
                      </w:r>
                      <w:r>
                        <w:rPr>
                          <w:rFonts w:hint="eastAsia"/>
                          <w:sz w:val="18"/>
                          <w:szCs w:val="18"/>
                        </w:rPr>
                        <w:t>分布曲线</w:t>
                      </w:r>
                      <w:r>
                        <w:rPr>
                          <w:sz w:val="18"/>
                          <w:szCs w:val="18"/>
                        </w:rPr>
                        <w:t>，蓝色阴影区域即</w:t>
                      </w:r>
                      <w:r>
                        <w:rPr>
                          <w:rFonts w:hint="eastAsia"/>
                          <w:sz w:val="18"/>
                          <w:szCs w:val="18"/>
                        </w:rPr>
                        <w:t>假阳细胞数</w:t>
                      </w:r>
                      <w:r>
                        <w:rPr>
                          <w:sz w:val="18"/>
                          <w:szCs w:val="18"/>
                        </w:rPr>
                        <w:t>；</w:t>
                      </w:r>
                    </w:p>
                    <w:p>
                      <w:pPr>
                        <w:ind w:firstLine="540" w:firstLineChars="300"/>
                        <w:jc w:val="center"/>
                      </w:pPr>
                      <w:r>
                        <w:rPr>
                          <w:rFonts w:hint="eastAsia"/>
                          <w:sz w:val="18"/>
                          <w:szCs w:val="18"/>
                        </w:rPr>
                        <w:t>红</w:t>
                      </w:r>
                      <w:r>
                        <w:rPr>
                          <w:sz w:val="18"/>
                          <w:szCs w:val="18"/>
                        </w:rPr>
                        <w:t>色</w:t>
                      </w:r>
                      <w:r>
                        <w:rPr>
                          <w:rFonts w:hint="eastAsia"/>
                          <w:sz w:val="18"/>
                          <w:szCs w:val="18"/>
                        </w:rPr>
                        <w:t>曲线</w:t>
                      </w:r>
                      <w:r>
                        <w:rPr>
                          <w:sz w:val="18"/>
                          <w:szCs w:val="18"/>
                        </w:rPr>
                        <w:t>为</w:t>
                      </w:r>
                      <w:r>
                        <w:rPr>
                          <w:rFonts w:hint="eastAsia"/>
                          <w:sz w:val="18"/>
                          <w:szCs w:val="18"/>
                        </w:rPr>
                        <w:t>图像</w:t>
                      </w:r>
                      <w:r>
                        <w:rPr>
                          <w:sz w:val="18"/>
                          <w:szCs w:val="18"/>
                        </w:rPr>
                        <w:t>内细胞蛋白表达量</w:t>
                      </w:r>
                      <w:r>
                        <w:rPr>
                          <w:rFonts w:hint="eastAsia"/>
                          <w:sz w:val="18"/>
                          <w:szCs w:val="18"/>
                        </w:rPr>
                        <w:t>分布曲线</w:t>
                      </w:r>
                      <w:r>
                        <w:rPr>
                          <w:sz w:val="18"/>
                          <w:szCs w:val="18"/>
                        </w:rPr>
                        <w:t>，</w:t>
                      </w:r>
                      <w:r>
                        <w:rPr>
                          <w:rFonts w:hint="eastAsia"/>
                          <w:sz w:val="18"/>
                          <w:szCs w:val="18"/>
                        </w:rPr>
                        <w:t>红色</w:t>
                      </w:r>
                      <w:r>
                        <w:rPr>
                          <w:sz w:val="18"/>
                          <w:szCs w:val="18"/>
                        </w:rPr>
                        <w:t>阴影区域即</w:t>
                      </w:r>
                      <w:r>
                        <w:rPr>
                          <w:rFonts w:hint="eastAsia"/>
                          <w:sz w:val="18"/>
                          <w:szCs w:val="18"/>
                        </w:rPr>
                        <w:t>真阳细胞数</w:t>
                      </w:r>
                      <w:r>
                        <w:rPr>
                          <w:rFonts w:hint="eastAsia"/>
                        </w:rPr>
                        <w:t>。</w:t>
                      </w:r>
                    </w:p>
                  </w:txbxContent>
                </v:textbox>
                <w10:wrap type="square"/>
              </v:shape>
            </w:pict>
          </mc:Fallback>
        </mc:AlternateContent>
      </w:r>
      <w:r>
        <w:rPr>
          <w:rFonts w:hint="eastAsia"/>
        </w:rPr>
        <w:drawing>
          <wp:inline distT="0" distB="0" distL="0" distR="0">
            <wp:extent cx="5274310" cy="3486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cstate="print">
                      <a:extLst>
                        <a:ext uri="{28A0092B-C50C-407E-A947-70E740481C1C}">
                          <a14:useLocalDpi xmlns:a14="http://schemas.microsoft.com/office/drawing/2010/main" val="0"/>
                        </a:ext>
                      </a:extLst>
                    </a:blip>
                    <a:srcRect t="10615" b="6717"/>
                    <a:stretch>
                      <a:fillRect/>
                    </a:stretch>
                  </pic:blipFill>
                  <pic:spPr>
                    <a:xfrm>
                      <a:off x="0" y="0"/>
                      <a:ext cx="5274310" cy="3486150"/>
                    </a:xfrm>
                    <a:prstGeom prst="rect">
                      <a:avLst/>
                    </a:prstGeom>
                    <a:ln>
                      <a:noFill/>
                    </a:ln>
                  </pic:spPr>
                </pic:pic>
              </a:graphicData>
            </a:graphic>
          </wp:inline>
        </w:drawing>
      </w:r>
    </w:p>
    <w:p/>
    <w:p>
      <w:pPr>
        <w:ind w:firstLine="420" w:firstLineChars="200"/>
        <w:pPrChange w:id="68" w:author="Admin" w:date="2021-07-30T15:11:00Z">
          <w:pPr/>
        </w:pPrChange>
      </w:pPr>
      <w:r>
        <w:rPr>
          <w:rFonts w:hint="eastAsia"/>
        </w:rPr>
        <w:t>图</w:t>
      </w:r>
      <w:r>
        <w:t>5</w:t>
      </w:r>
      <w:r>
        <w:rPr>
          <w:rFonts w:hint="eastAsia"/>
        </w:rPr>
        <w:t>：设置随机伪细胞数量为1</w:t>
      </w:r>
      <w:r>
        <w:t>000</w:t>
      </w:r>
      <w:r>
        <w:rPr>
          <w:rFonts w:hint="eastAsia"/>
        </w:rPr>
        <w:t>，</w:t>
      </w:r>
      <w:r>
        <w:t>错误发现率</w:t>
      </w:r>
      <w:r>
        <w:rPr>
          <w:rFonts w:hint="eastAsia"/>
        </w:rPr>
        <w:t>F</w:t>
      </w:r>
      <w:r>
        <w:t>DR为</w:t>
      </w:r>
      <w:r>
        <w:rPr>
          <w:rFonts w:hint="eastAsia"/>
        </w:rPr>
        <w:t>0</w:t>
      </w:r>
      <w:r>
        <w:t>.01</w:t>
      </w:r>
      <w:r>
        <w:rPr>
          <w:rFonts w:hint="eastAsia"/>
        </w:rPr>
        <w:t>，将阳性细胞范围外的全部像素置0，采用</w:t>
      </w:r>
      <m:oMath>
        <m:r>
          <m:rPr>
            <m:sty m:val="p"/>
          </m:rPr>
          <w:rPr>
            <w:rFonts w:ascii="Cambria Math" w:hAnsi="Cambria Math"/>
          </w:rPr>
          <m:t>5×5</m:t>
        </m:r>
      </m:oMath>
      <w:r>
        <w:rPr>
          <w:rFonts w:hint="eastAsia"/>
        </w:rPr>
        <w:t>高斯滤波后的降噪效果图。</w:t>
      </w:r>
    </w:p>
    <w:p>
      <w:r>
        <w:rPr>
          <w:sz w:val="10"/>
          <w:szCs w:val="10"/>
        </w:rPr>
        <mc:AlternateContent>
          <mc:Choice Requires="wps">
            <w:drawing>
              <wp:anchor distT="45720" distB="45720" distL="114300" distR="114300" simplePos="0" relativeHeight="251659264" behindDoc="0" locked="0" layoutInCell="1" allowOverlap="1">
                <wp:simplePos x="0" y="0"/>
                <wp:positionH relativeFrom="margin">
                  <wp:posOffset>85725</wp:posOffset>
                </wp:positionH>
                <wp:positionV relativeFrom="paragraph">
                  <wp:posOffset>3051810</wp:posOffset>
                </wp:positionV>
                <wp:extent cx="5200650" cy="1404620"/>
                <wp:effectExtent l="0" t="0" r="0" b="635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00650" cy="1404620"/>
                        </a:xfrm>
                        <a:prstGeom prst="rect">
                          <a:avLst/>
                        </a:prstGeom>
                        <a:solidFill>
                          <a:srgbClr val="FFFFFF"/>
                        </a:solidFill>
                        <a:ln w="9525">
                          <a:noFill/>
                          <a:miter lim="800000"/>
                        </a:ln>
                      </wps:spPr>
                      <wps:txbx>
                        <w:txbxContent>
                          <w:p>
                            <w:pPr>
                              <w:jc w:val="center"/>
                              <w:rPr>
                                <w:sz w:val="18"/>
                                <w:szCs w:val="18"/>
                              </w:rPr>
                            </w:pPr>
                            <w:r>
                              <w:rPr>
                                <w:rFonts w:hint="eastAsia"/>
                                <w:sz w:val="18"/>
                                <w:szCs w:val="18"/>
                              </w:rPr>
                              <w:t>图</w:t>
                            </w:r>
                            <w:r>
                              <w:rPr>
                                <w:sz w:val="18"/>
                                <w:szCs w:val="18"/>
                              </w:rPr>
                              <w:t>5</w:t>
                            </w:r>
                            <w:r>
                              <w:rPr>
                                <w:rFonts w:hint="eastAsia"/>
                                <w:sz w:val="18"/>
                                <w:szCs w:val="18"/>
                              </w:rPr>
                              <w:t>：</w:t>
                            </w:r>
                            <w:r>
                              <w:rPr>
                                <w:sz w:val="18"/>
                                <w:szCs w:val="18"/>
                              </w:rPr>
                              <w:t>（</w:t>
                            </w:r>
                            <w:r>
                              <w:rPr>
                                <w:rFonts w:hint="eastAsia"/>
                                <w:sz w:val="18"/>
                                <w:szCs w:val="18"/>
                              </w:rPr>
                              <w:t>左</w:t>
                            </w:r>
                            <w:r>
                              <w:rPr>
                                <w:sz w:val="18"/>
                                <w:szCs w:val="18"/>
                              </w:rPr>
                              <w:t>）</w:t>
                            </w:r>
                            <w:r>
                              <w:rPr>
                                <w:rFonts w:hint="eastAsia"/>
                                <w:sz w:val="18"/>
                                <w:szCs w:val="18"/>
                              </w:rPr>
                              <w:t>降噪前图像</w:t>
                            </w:r>
                            <w:r>
                              <w:rPr>
                                <w:sz w:val="18"/>
                                <w:szCs w:val="18"/>
                              </w:rPr>
                              <w:t>，（</w:t>
                            </w:r>
                            <w:r>
                              <w:rPr>
                                <w:rFonts w:hint="eastAsia"/>
                                <w:sz w:val="18"/>
                                <w:szCs w:val="18"/>
                              </w:rPr>
                              <w:t>右</w:t>
                            </w:r>
                            <w:r>
                              <w:rPr>
                                <w:sz w:val="18"/>
                                <w:szCs w:val="18"/>
                              </w:rPr>
                              <w:t>）</w:t>
                            </w:r>
                            <w:r>
                              <w:rPr>
                                <w:rFonts w:hint="eastAsia"/>
                                <w:sz w:val="18"/>
                                <w:szCs w:val="18"/>
                              </w:rPr>
                              <w:t>降噪</w:t>
                            </w:r>
                            <w:r>
                              <w:rPr>
                                <w:sz w:val="18"/>
                                <w:szCs w:val="18"/>
                              </w:rPr>
                              <w:t>后图像</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6.75pt;margin-top:240.3pt;height:110.6pt;width:409.5pt;mso-position-horizontal-relative:margin;mso-wrap-distance-bottom:3.6pt;mso-wrap-distance-left:9pt;mso-wrap-distance-right:9pt;mso-wrap-distance-top:3.6pt;z-index:251659264;mso-width-relative:page;mso-height-relative:margin;mso-height-percent:200;" fillcolor="#FFFFFF" filled="t" stroked="f" coordsize="21600,21600" o:gfxdata="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BBLpyI2AAAAAoBAAAPAAAAAAAAAAEAIAAAADgAAABkcnMvZG93bnJldi54&#10;bWxQSwECFAAUAAAACACHTuJAcnTYWh0CAAAHBAAADgAAAAAAAAABACAAAAA9AQAAZHJzL2Uyb0Rv&#10;Yy54bWxQSwUGAAAAAAYABgBZAQAAzAUAAAAA&#10;">
                <v:fill on="t" focussize="0,0"/>
                <v:stroke on="f" miterlimit="8" joinstyle="miter"/>
                <v:imagedata o:title=""/>
                <o:lock v:ext="edit" aspectratio="f"/>
                <v:textbox style="mso-fit-shape-to-text:t;">
                  <w:txbxContent>
                    <w:p>
                      <w:pPr>
                        <w:jc w:val="center"/>
                        <w:rPr>
                          <w:sz w:val="18"/>
                          <w:szCs w:val="18"/>
                        </w:rPr>
                      </w:pPr>
                      <w:r>
                        <w:rPr>
                          <w:rFonts w:hint="eastAsia"/>
                          <w:sz w:val="18"/>
                          <w:szCs w:val="18"/>
                        </w:rPr>
                        <w:t>图</w:t>
                      </w:r>
                      <w:r>
                        <w:rPr>
                          <w:sz w:val="18"/>
                          <w:szCs w:val="18"/>
                        </w:rPr>
                        <w:t>5</w:t>
                      </w:r>
                      <w:r>
                        <w:rPr>
                          <w:rFonts w:hint="eastAsia"/>
                          <w:sz w:val="18"/>
                          <w:szCs w:val="18"/>
                        </w:rPr>
                        <w:t>：</w:t>
                      </w:r>
                      <w:r>
                        <w:rPr>
                          <w:sz w:val="18"/>
                          <w:szCs w:val="18"/>
                        </w:rPr>
                        <w:t>（</w:t>
                      </w:r>
                      <w:r>
                        <w:rPr>
                          <w:rFonts w:hint="eastAsia"/>
                          <w:sz w:val="18"/>
                          <w:szCs w:val="18"/>
                        </w:rPr>
                        <w:t>左</w:t>
                      </w:r>
                      <w:r>
                        <w:rPr>
                          <w:sz w:val="18"/>
                          <w:szCs w:val="18"/>
                        </w:rPr>
                        <w:t>）</w:t>
                      </w:r>
                      <w:r>
                        <w:rPr>
                          <w:rFonts w:hint="eastAsia"/>
                          <w:sz w:val="18"/>
                          <w:szCs w:val="18"/>
                        </w:rPr>
                        <w:t>降噪前图像</w:t>
                      </w:r>
                      <w:r>
                        <w:rPr>
                          <w:sz w:val="18"/>
                          <w:szCs w:val="18"/>
                        </w:rPr>
                        <w:t>，（</w:t>
                      </w:r>
                      <w:r>
                        <w:rPr>
                          <w:rFonts w:hint="eastAsia"/>
                          <w:sz w:val="18"/>
                          <w:szCs w:val="18"/>
                        </w:rPr>
                        <w:t>右</w:t>
                      </w:r>
                      <w:r>
                        <w:rPr>
                          <w:sz w:val="18"/>
                          <w:szCs w:val="18"/>
                        </w:rPr>
                        <w:t>）</w:t>
                      </w:r>
                      <w:r>
                        <w:rPr>
                          <w:rFonts w:hint="eastAsia"/>
                          <w:sz w:val="18"/>
                          <w:szCs w:val="18"/>
                        </w:rPr>
                        <w:t>降噪</w:t>
                      </w:r>
                      <w:r>
                        <w:rPr>
                          <w:sz w:val="18"/>
                          <w:szCs w:val="18"/>
                        </w:rPr>
                        <w:t>后图像</w:t>
                      </w:r>
                    </w:p>
                  </w:txbxContent>
                </v:textbox>
                <w10:wrap type="square"/>
              </v:shape>
            </w:pict>
          </mc:Fallback>
        </mc:AlternateContent>
      </w:r>
      <w:r>
        <w:rPr>
          <w:sz w:val="10"/>
          <w:szCs w:val="10"/>
        </w:rPr>
        <w:t xml:space="preserve"> </w:t>
      </w:r>
      <w:r>
        <w:drawing>
          <wp:inline distT="0" distB="0" distL="0" distR="0">
            <wp:extent cx="5274310" cy="26320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3207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Cambria Math">
    <w:altName w:val="Kingsoft Math"/>
    <w:panose1 w:val="02040503050406030204"/>
    <w:charset w:val="00"/>
    <w:family w:val="roman"/>
    <w:pitch w:val="default"/>
    <w:sig w:usb0="00000000" w:usb1="00000000" w:usb2="02000000" w:usb3="00000000" w:csb0="0000019F" w:csb1="00000000"/>
  </w:font>
  <w:font w:name="Kingsoft Math">
    <w:panose1 w:val="02040503050406030204"/>
    <w:charset w:val="00"/>
    <w:family w:val="auto"/>
    <w:pitch w:val="default"/>
    <w:sig w:usb0="80000087" w:usb1="00002068" w:usb2="00000000" w:usb3="00000000" w:csb0="2000019F" w:csb1="00000000"/>
  </w:font>
  <w:font w:name="Hiragino Sans CNS">
    <w:panose1 w:val="020B0300000000000000"/>
    <w:charset w:val="88"/>
    <w:family w:val="auto"/>
    <w:pitch w:val="default"/>
    <w:sig w:usb0="A00002FF" w:usb1="28CFFDFA" w:usb2="00000016" w:usb3="00000000" w:csb0="00120005"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0C6377"/>
    <w:multiLevelType w:val="multilevel"/>
    <w:tmpl w:val="380C6377"/>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
    <w:nsid w:val="5B010F66"/>
    <w:multiLevelType w:val="multilevel"/>
    <w:tmpl w:val="5B010F66"/>
    <w:lvl w:ilvl="0" w:tentative="0">
      <w:start w:val="1"/>
      <w:numFmt w:val="decimal"/>
      <w:lvlText w:val="(%1)"/>
      <w:lvlJc w:val="left"/>
      <w:pPr>
        <w:ind w:left="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2">
    <w:nsid w:val="669F2150"/>
    <w:multiLevelType w:val="multilevel"/>
    <w:tmpl w:val="669F2150"/>
    <w:lvl w:ilvl="0" w:tentative="0">
      <w:start w:val="1"/>
      <w:numFmt w:val="lowerLetter"/>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rson w15:author="xiaoxu">
    <w15:presenceInfo w15:providerId="WPS Office" w15:userId="10857157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F37"/>
    <w:rsid w:val="00002501"/>
    <w:rsid w:val="0001019E"/>
    <w:rsid w:val="0001043E"/>
    <w:rsid w:val="000147B5"/>
    <w:rsid w:val="000243FD"/>
    <w:rsid w:val="0003237B"/>
    <w:rsid w:val="000453DB"/>
    <w:rsid w:val="00057354"/>
    <w:rsid w:val="0007362D"/>
    <w:rsid w:val="000755C1"/>
    <w:rsid w:val="00075F15"/>
    <w:rsid w:val="000867CA"/>
    <w:rsid w:val="00092368"/>
    <w:rsid w:val="00093C43"/>
    <w:rsid w:val="000A3E73"/>
    <w:rsid w:val="000B6313"/>
    <w:rsid w:val="000C4468"/>
    <w:rsid w:val="000D01D9"/>
    <w:rsid w:val="000F0E99"/>
    <w:rsid w:val="00104601"/>
    <w:rsid w:val="00104EED"/>
    <w:rsid w:val="00105352"/>
    <w:rsid w:val="00123405"/>
    <w:rsid w:val="001431B3"/>
    <w:rsid w:val="00161C38"/>
    <w:rsid w:val="001719AF"/>
    <w:rsid w:val="00211BE1"/>
    <w:rsid w:val="00213EF8"/>
    <w:rsid w:val="002467FF"/>
    <w:rsid w:val="0029117D"/>
    <w:rsid w:val="00296E6D"/>
    <w:rsid w:val="00305F58"/>
    <w:rsid w:val="003103CF"/>
    <w:rsid w:val="003115EF"/>
    <w:rsid w:val="00342609"/>
    <w:rsid w:val="00343671"/>
    <w:rsid w:val="003643E4"/>
    <w:rsid w:val="00365CDB"/>
    <w:rsid w:val="00372037"/>
    <w:rsid w:val="00374AD9"/>
    <w:rsid w:val="003756EB"/>
    <w:rsid w:val="00387753"/>
    <w:rsid w:val="003B6555"/>
    <w:rsid w:val="003C491E"/>
    <w:rsid w:val="003C59D3"/>
    <w:rsid w:val="003E3023"/>
    <w:rsid w:val="003E68A3"/>
    <w:rsid w:val="003F2953"/>
    <w:rsid w:val="003F3195"/>
    <w:rsid w:val="004117F7"/>
    <w:rsid w:val="00411CED"/>
    <w:rsid w:val="00412C8B"/>
    <w:rsid w:val="00417F11"/>
    <w:rsid w:val="00420F66"/>
    <w:rsid w:val="00446AA2"/>
    <w:rsid w:val="0045442C"/>
    <w:rsid w:val="0048421C"/>
    <w:rsid w:val="004A24AB"/>
    <w:rsid w:val="004D2523"/>
    <w:rsid w:val="004D6C2A"/>
    <w:rsid w:val="004F07CD"/>
    <w:rsid w:val="00501791"/>
    <w:rsid w:val="005108EA"/>
    <w:rsid w:val="00510A91"/>
    <w:rsid w:val="00540BFB"/>
    <w:rsid w:val="0057203B"/>
    <w:rsid w:val="005A2023"/>
    <w:rsid w:val="005A5F08"/>
    <w:rsid w:val="005C65C0"/>
    <w:rsid w:val="00600ACC"/>
    <w:rsid w:val="00603640"/>
    <w:rsid w:val="00610488"/>
    <w:rsid w:val="0063393E"/>
    <w:rsid w:val="0064390F"/>
    <w:rsid w:val="00664524"/>
    <w:rsid w:val="00664644"/>
    <w:rsid w:val="00670D2C"/>
    <w:rsid w:val="00693724"/>
    <w:rsid w:val="00695250"/>
    <w:rsid w:val="006A70DF"/>
    <w:rsid w:val="006B482B"/>
    <w:rsid w:val="006D6978"/>
    <w:rsid w:val="006E755E"/>
    <w:rsid w:val="006F3F30"/>
    <w:rsid w:val="006F46D2"/>
    <w:rsid w:val="006F4DE2"/>
    <w:rsid w:val="00745A1C"/>
    <w:rsid w:val="00753790"/>
    <w:rsid w:val="007714C2"/>
    <w:rsid w:val="00773E9E"/>
    <w:rsid w:val="007A0F37"/>
    <w:rsid w:val="007A68C9"/>
    <w:rsid w:val="007B475A"/>
    <w:rsid w:val="007B74D1"/>
    <w:rsid w:val="007C3A3F"/>
    <w:rsid w:val="007D1956"/>
    <w:rsid w:val="007F702E"/>
    <w:rsid w:val="00814377"/>
    <w:rsid w:val="00827822"/>
    <w:rsid w:val="008506D7"/>
    <w:rsid w:val="00852C31"/>
    <w:rsid w:val="00855515"/>
    <w:rsid w:val="0087705A"/>
    <w:rsid w:val="0088627D"/>
    <w:rsid w:val="00890C0D"/>
    <w:rsid w:val="0089415A"/>
    <w:rsid w:val="008A5C58"/>
    <w:rsid w:val="008B0A2C"/>
    <w:rsid w:val="008B41B2"/>
    <w:rsid w:val="008C3A60"/>
    <w:rsid w:val="008F473B"/>
    <w:rsid w:val="009042ED"/>
    <w:rsid w:val="0091002D"/>
    <w:rsid w:val="009125D9"/>
    <w:rsid w:val="00923ED8"/>
    <w:rsid w:val="00940D1D"/>
    <w:rsid w:val="0095226B"/>
    <w:rsid w:val="009526B6"/>
    <w:rsid w:val="009558E1"/>
    <w:rsid w:val="00955970"/>
    <w:rsid w:val="009A2D9A"/>
    <w:rsid w:val="009A3C04"/>
    <w:rsid w:val="009A7FF4"/>
    <w:rsid w:val="009C1FC7"/>
    <w:rsid w:val="00A1280D"/>
    <w:rsid w:val="00A35A02"/>
    <w:rsid w:val="00A46984"/>
    <w:rsid w:val="00A53A8C"/>
    <w:rsid w:val="00A6426F"/>
    <w:rsid w:val="00A673AF"/>
    <w:rsid w:val="00A71FB7"/>
    <w:rsid w:val="00AB3F7E"/>
    <w:rsid w:val="00AC5EAE"/>
    <w:rsid w:val="00AD0924"/>
    <w:rsid w:val="00AD59D8"/>
    <w:rsid w:val="00B23465"/>
    <w:rsid w:val="00B23DDE"/>
    <w:rsid w:val="00B509B4"/>
    <w:rsid w:val="00B51A3C"/>
    <w:rsid w:val="00B54826"/>
    <w:rsid w:val="00B67F74"/>
    <w:rsid w:val="00B85B93"/>
    <w:rsid w:val="00BB352C"/>
    <w:rsid w:val="00BD1372"/>
    <w:rsid w:val="00BD7260"/>
    <w:rsid w:val="00BE0BF7"/>
    <w:rsid w:val="00BE20E8"/>
    <w:rsid w:val="00BE6CD5"/>
    <w:rsid w:val="00BF17FF"/>
    <w:rsid w:val="00C045A1"/>
    <w:rsid w:val="00C32081"/>
    <w:rsid w:val="00C53230"/>
    <w:rsid w:val="00C96878"/>
    <w:rsid w:val="00CA444A"/>
    <w:rsid w:val="00CB379A"/>
    <w:rsid w:val="00CB791A"/>
    <w:rsid w:val="00CF050F"/>
    <w:rsid w:val="00CF4AEF"/>
    <w:rsid w:val="00CF6DEF"/>
    <w:rsid w:val="00CF7A3F"/>
    <w:rsid w:val="00D031E8"/>
    <w:rsid w:val="00D15E00"/>
    <w:rsid w:val="00D25F93"/>
    <w:rsid w:val="00D61630"/>
    <w:rsid w:val="00D641AB"/>
    <w:rsid w:val="00D67311"/>
    <w:rsid w:val="00D816FE"/>
    <w:rsid w:val="00D9083E"/>
    <w:rsid w:val="00DA38A2"/>
    <w:rsid w:val="00DB2019"/>
    <w:rsid w:val="00DC0A29"/>
    <w:rsid w:val="00DC2846"/>
    <w:rsid w:val="00DC3C6F"/>
    <w:rsid w:val="00E04787"/>
    <w:rsid w:val="00E14387"/>
    <w:rsid w:val="00E14A72"/>
    <w:rsid w:val="00E17E82"/>
    <w:rsid w:val="00E33C0A"/>
    <w:rsid w:val="00E35A0C"/>
    <w:rsid w:val="00E84500"/>
    <w:rsid w:val="00E974F7"/>
    <w:rsid w:val="00EC6877"/>
    <w:rsid w:val="00ED4CB2"/>
    <w:rsid w:val="00EE35F8"/>
    <w:rsid w:val="00EF5295"/>
    <w:rsid w:val="00F27942"/>
    <w:rsid w:val="00F467E7"/>
    <w:rsid w:val="00F5227E"/>
    <w:rsid w:val="00F535CA"/>
    <w:rsid w:val="00F62023"/>
    <w:rsid w:val="00F73B42"/>
    <w:rsid w:val="00FA1DB3"/>
    <w:rsid w:val="00FB0557"/>
    <w:rsid w:val="00FD0AEF"/>
    <w:rsid w:val="00FE158E"/>
    <w:rsid w:val="EFBD6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character" w:default="1" w:styleId="7">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3">
    <w:name w:val="Balloon Text"/>
    <w:basedOn w:val="1"/>
    <w:link w:val="15"/>
    <w:unhideWhenUsed/>
    <w:uiPriority w:val="99"/>
    <w:rPr>
      <w:sz w:val="18"/>
      <w:szCs w:val="18"/>
    </w:r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13"/>
    <w:qFormat/>
    <w:uiPriority w:val="10"/>
    <w:pPr>
      <w:spacing w:before="240" w:after="60"/>
      <w:jc w:val="center"/>
      <w:outlineLvl w:val="0"/>
    </w:pPr>
    <w:rPr>
      <w:rFonts w:asciiTheme="majorHAnsi" w:hAnsiTheme="majorHAnsi" w:eastAsiaTheme="majorEastAsia" w:cstheme="majorBidi"/>
      <w:b/>
      <w:bCs/>
      <w:sz w:val="32"/>
      <w:szCs w:val="32"/>
    </w:rPr>
  </w:style>
  <w:style w:type="character" w:customStyle="1" w:styleId="9">
    <w:name w:val="Placeholder Text"/>
    <w:basedOn w:val="7"/>
    <w:semiHidden/>
    <w:uiPriority w:val="99"/>
    <w:rPr>
      <w:color w:val="808080"/>
    </w:rPr>
  </w:style>
  <w:style w:type="character" w:customStyle="1" w:styleId="10">
    <w:name w:val="页眉 Char"/>
    <w:basedOn w:val="7"/>
    <w:link w:val="5"/>
    <w:uiPriority w:val="99"/>
    <w:rPr>
      <w:sz w:val="18"/>
      <w:szCs w:val="18"/>
    </w:rPr>
  </w:style>
  <w:style w:type="character" w:customStyle="1" w:styleId="11">
    <w:name w:val="页脚 Char"/>
    <w:basedOn w:val="7"/>
    <w:link w:val="4"/>
    <w:uiPriority w:val="99"/>
    <w:rPr>
      <w:sz w:val="18"/>
      <w:szCs w:val="18"/>
    </w:rPr>
  </w:style>
  <w:style w:type="character" w:customStyle="1" w:styleId="12">
    <w:name w:val="标题 1 Char"/>
    <w:basedOn w:val="7"/>
    <w:link w:val="2"/>
    <w:uiPriority w:val="9"/>
    <w:rPr>
      <w:b/>
      <w:bCs/>
      <w:kern w:val="44"/>
      <w:sz w:val="44"/>
      <w:szCs w:val="44"/>
    </w:rPr>
  </w:style>
  <w:style w:type="character" w:customStyle="1" w:styleId="13">
    <w:name w:val="标题 Char"/>
    <w:basedOn w:val="7"/>
    <w:link w:val="6"/>
    <w:uiPriority w:val="10"/>
    <w:rPr>
      <w:rFonts w:asciiTheme="majorHAnsi" w:hAnsiTheme="majorHAnsi" w:eastAsiaTheme="majorEastAsia" w:cstheme="majorBidi"/>
      <w:b/>
      <w:bCs/>
      <w:sz w:val="32"/>
      <w:szCs w:val="32"/>
    </w:rPr>
  </w:style>
  <w:style w:type="paragraph" w:customStyle="1" w:styleId="14">
    <w:name w:val="List Paragraph"/>
    <w:basedOn w:val="1"/>
    <w:qFormat/>
    <w:uiPriority w:val="34"/>
    <w:pPr>
      <w:ind w:firstLine="420" w:firstLineChars="200"/>
    </w:pPr>
  </w:style>
  <w:style w:type="character" w:customStyle="1" w:styleId="15">
    <w:name w:val="批注框文本 Char"/>
    <w:basedOn w:val="7"/>
    <w:link w:val="3"/>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659</Words>
  <Characters>3757</Characters>
  <Lines>31</Lines>
  <Paragraphs>8</Paragraphs>
  <TotalTime>0</TotalTime>
  <ScaleCrop>false</ScaleCrop>
  <LinksUpToDate>false</LinksUpToDate>
  <CharactersWithSpaces>4408</CharactersWithSpaces>
  <Application>WPS Office_3.8.0.6081_F1E327BC-269C-435d-A152-05C5408002CA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2021-07-30T14:52:00Z</dcterms:created>
  <dc:creator>Admin</dc:creator>
  <cp:lastModifiedBy>xuxiao</cp:lastModifiedBy>
  <dcterms:modified xsi:type="dcterms:W3CDTF">2021-07-30T15:40:34Z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1033-3.8.0.6081</vt:lpwstr>
  </property>
</Properties>
</file>